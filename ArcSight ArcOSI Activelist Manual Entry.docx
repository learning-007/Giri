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CFA" w:rsidRDefault="003B0CF7">
      <w:pPr>
        <w:pStyle w:val="Subhead"/>
        <w:rPr>
          <w:rFonts w:ascii="Arial" w:eastAsia="Arial" w:hAnsi="Arial" w:cs="Arial"/>
        </w:rPr>
      </w:pPr>
      <w:r>
        <w:rPr>
          <w:rFonts w:ascii="Arial" w:hAnsi="Arial"/>
          <w:noProof/>
          <w:color w:val="000000"/>
          <w:u w:color="000000"/>
          <w:lang w:val="en-GB" w:eastAsia="en-GB"/>
        </w:rPr>
        <mc:AlternateContent>
          <mc:Choice Requires="wps">
            <w:drawing>
              <wp:anchor distT="0" distB="0" distL="0" distR="0" simplePos="0" relativeHeight="251661312" behindDoc="0" locked="0" layoutInCell="1" allowOverlap="1">
                <wp:simplePos x="0" y="0"/>
                <wp:positionH relativeFrom="page">
                  <wp:posOffset>826769</wp:posOffset>
                </wp:positionH>
                <wp:positionV relativeFrom="line">
                  <wp:posOffset>-225425</wp:posOffset>
                </wp:positionV>
                <wp:extent cx="6126480" cy="91441"/>
                <wp:effectExtent l="0" t="0" r="0" b="0"/>
                <wp:wrapNone/>
                <wp:docPr id="1073741825" name="officeArt object" descr="Rectangle 61"/>
                <wp:cNvGraphicFramePr/>
                <a:graphic xmlns:a="http://schemas.openxmlformats.org/drawingml/2006/main">
                  <a:graphicData uri="http://schemas.microsoft.com/office/word/2010/wordprocessingShape">
                    <wps:wsp>
                      <wps:cNvSpPr/>
                      <wps:spPr>
                        <a:xfrm>
                          <a:off x="0" y="0"/>
                          <a:ext cx="6126480" cy="91441"/>
                        </a:xfrm>
                        <a:prstGeom prst="rect">
                          <a:avLst/>
                        </a:prstGeom>
                        <a:solidFill>
                          <a:srgbClr val="0078EF"/>
                        </a:solidFill>
                        <a:ln w="9525" cap="flat">
                          <a:solidFill>
                            <a:srgbClr val="0078EF"/>
                          </a:solidFill>
                          <a:prstDash val="solid"/>
                          <a:round/>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19831FF" id="officeArt object" o:spid="_x0000_s1026" alt="Rectangle 61" style="position:absolute;margin-left:65.1pt;margin-top:-17.75pt;width:482.4pt;height:7.2pt;z-index:25166131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" fillcolor="#0078ef" strokecolor="#0078ef">
                <v:stroke joinstyle="round"/>
                <w10:wrap anchorx="page" anchory="line"/>
              </v:rect>
            </w:pict>
          </mc:Fallback>
        </mc:AlternateContent>
      </w:r>
      <w:r>
        <w:rPr>
          <w:rFonts w:ascii="Arial" w:hAnsi="Arial"/>
          <w:noProof/>
          <w:color w:val="000000"/>
          <w:u w:color="000000"/>
          <w:lang w:val="en-GB" w:eastAsia="en-GB"/>
        </w:rPr>
        <w:drawing>
          <wp:anchor distT="152400" distB="152400" distL="152400" distR="152400" simplePos="0" relativeHeight="251662336" behindDoc="0" locked="0" layoutInCell="1" allowOverlap="1">
            <wp:simplePos x="0" y="0"/>
            <wp:positionH relativeFrom="margin">
              <wp:posOffset>84137</wp:posOffset>
            </wp:positionH>
            <wp:positionV relativeFrom="line">
              <wp:posOffset>190498</wp:posOffset>
            </wp:positionV>
            <wp:extent cx="2604380" cy="61954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Micro Focus Logo.png"/>
                    <pic:cNvPicPr>
                      <a:picLocks noChangeAspect="1"/>
                    </pic:cNvPicPr>
                  </pic:nvPicPr>
                  <pic:blipFill>
                    <a:blip r:embed="rId7">
                      <a:extLst/>
                    </a:blip>
                    <a:stretch>
                      <a:fillRect/>
                    </a:stretch>
                  </pic:blipFill>
                  <pic:spPr>
                    <a:xfrm>
                      <a:off x="0" y="0"/>
                      <a:ext cx="2604380" cy="619544"/>
                    </a:xfrm>
                    <a:prstGeom prst="rect">
                      <a:avLst/>
                    </a:prstGeom>
                    <a:ln w="12700" cap="flat">
                      <a:noFill/>
                      <a:miter lim="400000"/>
                    </a:ln>
                    <a:effectLst/>
                  </pic:spPr>
                </pic:pic>
              </a:graphicData>
            </a:graphic>
          </wp:anchor>
        </w:drawing>
      </w:r>
      <w:r>
        <w:rPr>
          <w:rFonts w:ascii="Arial" w:hAnsi="Arial"/>
          <w:noProof/>
          <w:color w:val="000000"/>
          <w:u w:color="000000"/>
          <w:lang w:val="en-GB" w:eastAsia="en-GB"/>
        </w:rPr>
        <mc:AlternateContent>
          <mc:Choice Requires="wps">
            <w:drawing>
              <wp:anchor distT="0" distB="0" distL="0" distR="0" simplePos="0" relativeHeight="251660288" behindDoc="0" locked="0" layoutInCell="1" allowOverlap="1">
                <wp:simplePos x="0" y="0"/>
                <wp:positionH relativeFrom="margin">
                  <wp:posOffset>-6350</wp:posOffset>
                </wp:positionH>
                <wp:positionV relativeFrom="page">
                  <wp:posOffset>535304</wp:posOffset>
                </wp:positionV>
                <wp:extent cx="5095875" cy="447675"/>
                <wp:effectExtent l="0" t="0" r="0" b="0"/>
                <wp:wrapNone/>
                <wp:docPr id="1073741827" name="officeArt object" descr="Text Box 58"/>
                <wp:cNvGraphicFramePr/>
                <a:graphic xmlns:a="http://schemas.openxmlformats.org/drawingml/2006/main">
                  <a:graphicData uri="http://schemas.microsoft.com/office/word/2010/wordprocessingShape">
                    <wps:wsp>
                      <wps:cNvSpPr txBox="1"/>
                      <wps:spPr>
                        <a:xfrm>
                          <a:off x="0" y="0"/>
                          <a:ext cx="5095875" cy="447675"/>
                        </a:xfrm>
                        <a:prstGeom prst="rect">
                          <a:avLst/>
                        </a:prstGeom>
                        <a:noFill/>
                        <a:ln w="12700" cap="flat">
                          <a:noFill/>
                          <a:miter lim="4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25E2863" id="_x0000_t202" coordsize="21600,21600" o:spt="202" path="m,l,21600r21600,l21600,xe">
                <v:stroke joinstyle="miter"/>
                <v:path gradientshapeok="t" o:connecttype="rect"/>
              </v:shapetype>
              <v:shape id="officeArt object" o:spid="_x0000_s1026" type="#_x0000_t202" alt="Text Box 58" style="position:absolute;margin-left:-.5pt;margin-top:42.15pt;width:401.25pt;height:35.25pt;z-index:251660288;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" filled="f" stroked="f" strokeweight="1pt">
                <v:stroke miterlimit="4"/>
                <w10:wrap anchorx="margin" anchory="page"/>
              </v:shape>
            </w:pict>
          </mc:Fallback>
        </mc:AlternateContent>
      </w:r>
      <w:r>
        <w:rPr>
          <w:rFonts w:ascii="Arial" w:hAnsi="Arial"/>
        </w:rPr>
        <w:t xml:space="preserve"> </w:t>
      </w: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Text"/>
        <w:rPr>
          <w:rFonts w:ascii="Arial" w:eastAsia="Arial" w:hAnsi="Arial" w:cs="Arial"/>
        </w:rPr>
      </w:pPr>
    </w:p>
    <w:p w:rsidR="000A7CFA" w:rsidRDefault="000A7CFA">
      <w:pPr>
        <w:pStyle w:val="BodyText"/>
        <w:rPr>
          <w:rFonts w:ascii="Arial" w:eastAsia="Arial" w:hAnsi="Arial" w:cs="Arial"/>
        </w:rPr>
      </w:pPr>
    </w:p>
    <w:p w:rsidR="000A7CFA" w:rsidRDefault="000A7CFA">
      <w:pPr>
        <w:pStyle w:val="BodyText"/>
        <w:rPr>
          <w:rFonts w:ascii="Arial" w:eastAsia="Arial" w:hAnsi="Arial" w:cs="Arial"/>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3B0CF7">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32"/>
          <w:szCs w:val="32"/>
          <w:u w:color="000000"/>
        </w:rPr>
      </w:pPr>
      <w:r>
        <w:rPr>
          <w:rFonts w:ascii="Arial" w:hAnsi="Arial"/>
          <w:b/>
          <w:bCs/>
          <w:sz w:val="32"/>
          <w:szCs w:val="32"/>
          <w:u w:color="000000"/>
        </w:rPr>
        <w:t xml:space="preserve">ArcSight </w:t>
      </w:r>
      <w:ins w:id="0" w:author="Giri, Vidyashankar (GDC SOC)" w:date="2018-07-22T22:33:00Z">
        <w:r w:rsidR="00C205DF">
          <w:rPr>
            <w:rFonts w:ascii="Arial" w:hAnsi="Arial"/>
            <w:b/>
            <w:bCs/>
            <w:sz w:val="32"/>
            <w:szCs w:val="32"/>
            <w:u w:color="000000"/>
          </w:rPr>
          <w:t>Manual Blacklist entries on Active list.</w:t>
        </w:r>
      </w:ins>
      <w:del w:id="1" w:author="Giri, Vidyashankar (GDC SOC)" w:date="2018-07-22T22:33:00Z">
        <w:r w:rsidR="00B65483" w:rsidDel="00C205DF">
          <w:rPr>
            <w:rFonts w:ascii="Arial" w:hAnsi="Arial"/>
            <w:b/>
            <w:bCs/>
            <w:sz w:val="32"/>
            <w:szCs w:val="32"/>
            <w:u w:color="000000"/>
          </w:rPr>
          <w:delText>Continuous</w:delText>
        </w:r>
        <w:r w:rsidDel="00C205DF">
          <w:rPr>
            <w:rFonts w:ascii="Arial" w:hAnsi="Arial"/>
            <w:b/>
            <w:bCs/>
            <w:sz w:val="32"/>
            <w:szCs w:val="32"/>
            <w:u w:color="000000"/>
          </w:rPr>
          <w:delText xml:space="preserve"> Health Monitoring Build Guide</w:delText>
        </w:r>
      </w:del>
    </w:p>
    <w:p w:rsidR="000A7CFA" w:rsidRDefault="003B0CF7">
      <w:pPr>
        <w:pStyle w:val="NumberedList"/>
        <w:tabs>
          <w:tab w:val="clear" w:pos="90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exact"/>
        <w:ind w:right="2160"/>
        <w:rPr>
          <w:rFonts w:ascii="Arial" w:eastAsia="Arial" w:hAnsi="Arial" w:cs="Arial"/>
          <w:sz w:val="32"/>
          <w:szCs w:val="32"/>
        </w:rPr>
      </w:pPr>
      <w:r>
        <w:rPr>
          <w:rFonts w:ascii="Arial" w:hAnsi="Arial"/>
          <w:sz w:val="32"/>
          <w:szCs w:val="32"/>
        </w:rPr>
        <w:t xml:space="preserve">  </w:t>
      </w:r>
      <w:r>
        <w:rPr>
          <w:rFonts w:ascii="Arial" w:hAnsi="Arial"/>
          <w:sz w:val="32"/>
          <w:szCs w:val="32"/>
        </w:rPr>
        <w:tab/>
        <w:t>Micro Focus</w:t>
      </w:r>
    </w:p>
    <w:p w:rsidR="000A7CFA" w:rsidRDefault="003B0CF7">
      <w:pPr>
        <w:pStyle w:val="NumberedList"/>
        <w:tabs>
          <w:tab w:val="clear" w:pos="90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exact"/>
        <w:ind w:right="2160"/>
        <w:rPr>
          <w:rFonts w:ascii="Arial" w:eastAsia="Arial" w:hAnsi="Arial" w:cs="Arial"/>
          <w:sz w:val="44"/>
          <w:szCs w:val="44"/>
        </w:rPr>
      </w:pPr>
      <w:r>
        <w:rPr>
          <w:rFonts w:ascii="Arial" w:hAnsi="Arial"/>
          <w:sz w:val="32"/>
          <w:szCs w:val="32"/>
        </w:rPr>
        <w:t xml:space="preserve">  </w:t>
      </w:r>
      <w:r>
        <w:rPr>
          <w:rFonts w:ascii="Arial" w:hAnsi="Arial"/>
          <w:sz w:val="32"/>
          <w:szCs w:val="32"/>
        </w:rPr>
        <w:tab/>
        <w:t>201</w:t>
      </w:r>
      <w:ins w:id="2" w:author="Victor Pineiro" w:date="2018-03-23T15:58:00Z">
        <w:r w:rsidR="00EA254D">
          <w:rPr>
            <w:rFonts w:ascii="Arial" w:hAnsi="Arial"/>
            <w:sz w:val="32"/>
            <w:szCs w:val="32"/>
          </w:rPr>
          <w:t>8</w:t>
        </w:r>
      </w:ins>
      <w:del w:id="3" w:author="Victor Pineiro" w:date="2018-03-23T15:58:00Z">
        <w:r w:rsidDel="00EA254D">
          <w:rPr>
            <w:rFonts w:ascii="Arial" w:hAnsi="Arial"/>
            <w:sz w:val="32"/>
            <w:szCs w:val="32"/>
          </w:rPr>
          <w:delText>7</w:delText>
        </w:r>
      </w:del>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ectPr w:rsidR="000A7CFA">
          <w:footerReference w:type="default" r:id="rId8"/>
          <w:pgSz w:w="12240" w:h="15840"/>
          <w:pgMar w:top="1008" w:right="1008" w:bottom="1440" w:left="1152" w:header="360" w:footer="720" w:gutter="0"/>
          <w:cols w:space="720"/>
          <w:titlePg/>
        </w:sectPr>
      </w:pPr>
      <w:r>
        <w:rPr>
          <w:rFonts w:ascii="Arial" w:eastAsia="Arial" w:hAnsi="Arial" w:cs="Arial"/>
          <w:noProof/>
          <w:lang w:val="en-GB" w:eastAsia="en-GB"/>
        </w:rPr>
        <mc:AlternateContent>
          <mc:Choice Requires="wps">
            <w:drawing>
              <wp:anchor distT="0" distB="0" distL="0" distR="0" simplePos="0" relativeHeight="251659264" behindDoc="0" locked="0" layoutInCell="1" allowOverlap="1">
                <wp:simplePos x="0" y="0"/>
                <wp:positionH relativeFrom="column">
                  <wp:posOffset>-62230</wp:posOffset>
                </wp:positionH>
                <wp:positionV relativeFrom="line">
                  <wp:posOffset>210184</wp:posOffset>
                </wp:positionV>
                <wp:extent cx="6318250" cy="734696"/>
                <wp:effectExtent l="0" t="0" r="0" b="0"/>
                <wp:wrapNone/>
                <wp:docPr id="1073741828" name="officeArt object" descr="Text Box 43"/>
                <wp:cNvGraphicFramePr/>
                <a:graphic xmlns:a="http://schemas.openxmlformats.org/drawingml/2006/main">
                  <a:graphicData uri="http://schemas.microsoft.com/office/word/2010/wordprocessingShape">
                    <wps:wsp>
                      <wps:cNvSpPr txBox="1"/>
                      <wps:spPr>
                        <a:xfrm>
                          <a:off x="0" y="0"/>
                          <a:ext cx="6318250" cy="734696"/>
                        </a:xfrm>
                        <a:prstGeom prst="rect">
                          <a:avLst/>
                        </a:prstGeom>
                        <a:noFill/>
                        <a:ln w="12700" cap="flat">
                          <a:noFill/>
                          <a:miter lim="400000"/>
                        </a:ln>
                        <a:effectLst/>
                      </wps:spPr>
                      <wps:txbx>
                        <w:txbxContent>
                          <w:p w:rsidR="00117CDD" w:rsidRDefault="00117CDD">
                            <w:pPr>
                              <w:pStyle w:val="Body"/>
                            </w:pP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43" style="position:absolute;margin-left:-4.9pt;margin-top:16.55pt;width:497.5pt;height:57.8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" filled="f" stroked="f" strokeweight="1pt">
                <v:stroke miterlimit="4"/>
                <v:textbox inset="1.27mm,1.27mm,1.27mm,1.27mm">
                  <w:txbxContent>
                    <w:p w:rsidR="00117CDD" w:rsidRDefault="00117CDD">
                      <w:pPr>
                        <w:pStyle w:val="Body"/>
                      </w:pPr>
                    </w:p>
                  </w:txbxContent>
                </v:textbox>
                <w10:wrap anchory="line"/>
              </v:shape>
            </w:pict>
          </mc:Fallback>
        </mc:AlternateContent>
      </w:r>
    </w:p>
    <w:p w:rsidR="000A7CFA" w:rsidRDefault="003B0CF7">
      <w:pPr>
        <w:pStyle w:val="Subtitle"/>
        <w:rPr>
          <w:rFonts w:ascii="Arial" w:eastAsia="Arial" w:hAnsi="Arial" w:cs="Arial"/>
        </w:rPr>
      </w:pPr>
      <w:r>
        <w:rPr>
          <w:rFonts w:ascii="Arial" w:hAnsi="Arial"/>
        </w:rPr>
        <w:lastRenderedPageBreak/>
        <w:t>Contents</w:t>
      </w:r>
    </w:p>
    <w:p w:rsidR="000A7CFA" w:rsidRPr="00F74928" w:rsidRDefault="003B0CF7">
      <w:pPr>
        <w:pStyle w:val="TOC3"/>
        <w:rPr>
          <w:rFonts w:ascii="Arial" w:hAnsi="Arial"/>
          <w:b/>
          <w:sz w:val="24"/>
          <w:szCs w:val="24"/>
          <w:rPrChange w:id="4" w:author="Giri, Vidyashankar (GDC SOC)" w:date="2018-07-23T06:31:00Z">
            <w:rPr/>
          </w:rPrChange>
        </w:rPr>
        <w:pPrChange w:id="5" w:author="Giri, Vidyashankar (GDC SOC)" w:date="2018-07-23T06:31:00Z">
          <w:pPr>
            <w:pStyle w:val="Subtitle"/>
          </w:pPr>
        </w:pPrChange>
      </w:pPr>
      <w:r w:rsidRPr="00F74928">
        <w:rPr>
          <w:rFonts w:ascii="Arial" w:hAnsi="Arial"/>
          <w:b/>
          <w:sz w:val="24"/>
          <w:szCs w:val="24"/>
          <w:rPrChange w:id="6" w:author="Giri, Vidyashankar (GDC SOC)" w:date="2018-07-23T06:31:00Z">
            <w:rPr>
              <w:rFonts w:ascii="Arial" w:eastAsia="Arial" w:hAnsi="Arial" w:cs="Arial"/>
            </w:rPr>
          </w:rPrChange>
        </w:rPr>
        <w:fldChar w:fldCharType="begin"/>
      </w:r>
      <w:r w:rsidRPr="00F74928">
        <w:rPr>
          <w:rFonts w:ascii="Arial" w:hAnsi="Arial"/>
          <w:b/>
          <w:sz w:val="24"/>
          <w:szCs w:val="24"/>
          <w:rPrChange w:id="7" w:author="Giri, Vidyashankar (GDC SOC)" w:date="2018-07-23T06:31:00Z">
            <w:rPr>
              <w:rFonts w:ascii="Arial" w:eastAsia="Arial" w:hAnsi="Arial" w:cs="Arial"/>
            </w:rPr>
          </w:rPrChange>
        </w:rPr>
        <w:instrText xml:space="preserve"> TOC \o 2-2 \t "•Heading, 3,•Subhead, 4,•Subtitle, 5"</w:instrText>
      </w:r>
      <w:r w:rsidRPr="00F74928">
        <w:rPr>
          <w:rFonts w:ascii="Arial" w:hAnsi="Arial"/>
          <w:b/>
          <w:sz w:val="24"/>
          <w:szCs w:val="24"/>
          <w:rPrChange w:id="8" w:author="Giri, Vidyashankar (GDC SOC)" w:date="2018-07-23T06:31:00Z">
            <w:rPr>
              <w:rFonts w:ascii="Arial" w:eastAsia="Arial" w:hAnsi="Arial" w:cs="Arial"/>
            </w:rPr>
          </w:rPrChange>
        </w:rPr>
        <w:fldChar w:fldCharType="separate"/>
      </w:r>
    </w:p>
    <w:p w:rsidR="000A7CFA" w:rsidRPr="00F74928" w:rsidDel="00F74928" w:rsidRDefault="003B0CF7">
      <w:pPr>
        <w:pStyle w:val="NoSpacing"/>
        <w:rPr>
          <w:del w:id="9" w:author="Giri, Vidyashankar (GDC SOC)" w:date="2018-07-23T06:23:00Z"/>
          <w:b/>
          <w:rPrChange w:id="10" w:author="Giri, Vidyashankar (GDC SOC)" w:date="2018-07-23T06:31:00Z">
            <w:rPr>
              <w:del w:id="11" w:author="Giri, Vidyashankar (GDC SOC)" w:date="2018-07-23T06:23:00Z"/>
              <w:b/>
            </w:rPr>
          </w:rPrChange>
        </w:rPr>
        <w:pPrChange w:id="12" w:author="Giri, Vidyashankar (GDC SOC)" w:date="2018-07-23T06:26:00Z">
          <w:pPr>
            <w:pStyle w:val="BodyArial"/>
            <w:numPr>
              <w:numId w:val="14"/>
            </w:numPr>
            <w:ind w:left="720" w:hanging="360"/>
          </w:pPr>
        </w:pPrChange>
      </w:pPr>
      <w:r w:rsidRPr="00F74928">
        <w:rPr>
          <w:rFonts w:ascii="Arial" w:hAnsi="Arial"/>
          <w:b/>
          <w:rPrChange w:id="13" w:author="Giri, Vidyashankar (GDC SOC)" w:date="2018-07-23T06:26:00Z">
            <w:rPr/>
          </w:rPrChange>
        </w:rPr>
        <w:t xml:space="preserve">Chapter 1: </w:t>
      </w:r>
      <w:ins w:id="14" w:author="Giri, Vidyashankar (GDC SOC)" w:date="2018-07-22T22:36:00Z">
        <w:r w:rsidR="00C205DF" w:rsidRPr="00F74928">
          <w:rPr>
            <w:rFonts w:ascii="Arial" w:hAnsi="Arial"/>
            <w:b/>
            <w:rPrChange w:id="15" w:author="Giri, Vidyashankar (GDC SOC)" w:date="2018-07-23T06:26:00Z">
              <w:rPr/>
            </w:rPrChange>
          </w:rPr>
          <w:t>Blacklisted Sources</w:t>
        </w:r>
      </w:ins>
      <w:ins w:id="16" w:author="Giri, Vidyashankar (GDC SOC)" w:date="2018-07-23T06:26:00Z">
        <w:r w:rsidR="00F74928">
          <w:rPr>
            <w:rFonts w:ascii="Arial" w:hAnsi="Arial"/>
            <w:b/>
          </w:rPr>
          <w:t>……………………………………………………………………</w:t>
        </w:r>
      </w:ins>
      <w:ins w:id="17" w:author="Giri, Vidyashankar (GDC SOC)" w:date="2018-07-23T06:33:00Z">
        <w:r w:rsidR="00F74928">
          <w:rPr>
            <w:rFonts w:ascii="Arial" w:hAnsi="Arial"/>
            <w:b/>
          </w:rPr>
          <w:t>.</w:t>
        </w:r>
      </w:ins>
      <w:del w:id="18" w:author="Giri, Vidyashankar (GDC SOC)" w:date="2018-07-22T22:36:00Z">
        <w:r w:rsidRPr="00F74928" w:rsidDel="00C205DF">
          <w:rPr>
            <w:rFonts w:ascii="Arial" w:hAnsi="Arial"/>
            <w:b/>
            <w:rPrChange w:id="19" w:author="Giri, Vidyashankar (GDC SOC)" w:date="2018-07-23T06:26:00Z">
              <w:rPr/>
            </w:rPrChange>
          </w:rPr>
          <w:delText>ArcSight Continuous Health</w:delText>
        </w:r>
      </w:del>
      <w:del w:id="20" w:author="Giri, Vidyashankar (GDC SOC)" w:date="2018-07-22T22:35:00Z">
        <w:r w:rsidRPr="00F74928" w:rsidDel="00C205DF">
          <w:rPr>
            <w:rFonts w:ascii="Arial" w:hAnsi="Arial"/>
            <w:b/>
            <w:rPrChange w:id="21" w:author="Giri, Vidyashankar (GDC SOC)" w:date="2018-07-23T06:26:00Z">
              <w:rPr/>
            </w:rPrChange>
          </w:rPr>
          <w:delText xml:space="preserve"> Monitoring</w:delText>
        </w:r>
      </w:del>
      <w:del w:id="22" w:author="Giri, Vidyashankar (GDC SOC)" w:date="2018-07-23T06:26:00Z">
        <w:r w:rsidRPr="00F74928" w:rsidDel="00F74928">
          <w:rPr>
            <w:rFonts w:ascii="Arial" w:hAnsi="Arial"/>
            <w:b/>
            <w:rPrChange w:id="23" w:author="Giri, Vidyashankar (GDC SOC)" w:date="2018-07-23T06:26:00Z">
              <w:rPr/>
            </w:rPrChange>
          </w:rPr>
          <w:tab/>
        </w:r>
      </w:del>
      <w:del w:id="24" w:author="Giri, Vidyashankar (GDC SOC)" w:date="2018-07-22T22:42:00Z">
        <w:r w:rsidRPr="00F74928" w:rsidDel="00C205DF">
          <w:rPr>
            <w:rFonts w:ascii="Arial" w:hAnsi="Arial"/>
            <w:b/>
            <w:rPrChange w:id="25" w:author="Giri, Vidyashankar (GDC SOC)" w:date="2018-07-23T06:26:00Z">
              <w:rPr/>
            </w:rPrChange>
          </w:rPr>
          <w:fldChar w:fldCharType="begin"/>
        </w:r>
        <w:r w:rsidRPr="00F74928" w:rsidDel="00C205DF">
          <w:rPr>
            <w:rFonts w:ascii="Arial" w:hAnsi="Arial"/>
            <w:b/>
            <w:rPrChange w:id="26" w:author="Giri, Vidyashankar (GDC SOC)" w:date="2018-07-23T06:26:00Z">
              <w:rPr/>
            </w:rPrChange>
          </w:rPr>
          <w:delInstrText xml:space="preserve"> PAGEREF _Toc \h </w:delInstrText>
        </w:r>
        <w:r w:rsidRPr="00F74928" w:rsidDel="00C205DF">
          <w:rPr>
            <w:rFonts w:ascii="Arial" w:hAnsi="Arial"/>
            <w:b/>
            <w:rPrChange w:id="27" w:author="Giri, Vidyashankar (GDC SOC)" w:date="2018-07-23T06:26:00Z">
              <w:rPr>
                <w:b/>
              </w:rPr>
            </w:rPrChange>
          </w:rPr>
        </w:r>
        <w:r w:rsidRPr="00F74928" w:rsidDel="00C205DF">
          <w:rPr>
            <w:rFonts w:ascii="Arial" w:hAnsi="Arial"/>
            <w:b/>
            <w:rPrChange w:id="28" w:author="Giri, Vidyashankar (GDC SOC)" w:date="2018-07-23T06:26:00Z">
              <w:rPr/>
            </w:rPrChange>
          </w:rPr>
          <w:fldChar w:fldCharType="separate"/>
        </w:r>
        <w:r w:rsidRPr="00F74928" w:rsidDel="00C205DF">
          <w:rPr>
            <w:rFonts w:ascii="Arial" w:hAnsi="Arial"/>
            <w:b/>
            <w:rPrChange w:id="29" w:author="Giri, Vidyashankar (GDC SOC)" w:date="2018-07-23T06:26:00Z">
              <w:rPr/>
            </w:rPrChange>
          </w:rPr>
          <w:delText>3</w:delText>
        </w:r>
        <w:r w:rsidRPr="00F74928" w:rsidDel="00C205DF">
          <w:rPr>
            <w:rFonts w:ascii="Arial" w:hAnsi="Arial"/>
            <w:b/>
            <w:rPrChange w:id="30" w:author="Giri, Vidyashankar (GDC SOC)" w:date="2018-07-23T06:26:00Z">
              <w:rPr/>
            </w:rPrChange>
          </w:rPr>
          <w:fldChar w:fldCharType="end"/>
        </w:r>
      </w:del>
      <w:ins w:id="31" w:author="Giri, Vidyashankar (GDC SOC)" w:date="2018-07-23T06:23:00Z">
        <w:r w:rsidR="00716E25" w:rsidRPr="00F74928">
          <w:rPr>
            <w:rFonts w:ascii="Arial" w:hAnsi="Arial"/>
            <w:b/>
            <w:rPrChange w:id="32" w:author="Giri, Vidyashankar (GDC SOC)" w:date="2018-07-23T06:26:00Z">
              <w:rPr/>
            </w:rPrChange>
          </w:rPr>
          <w:t>3</w:t>
        </w:r>
      </w:ins>
    </w:p>
    <w:p w:rsidR="00F74928" w:rsidRPr="00F74928" w:rsidRDefault="00F74928">
      <w:pPr>
        <w:pStyle w:val="TOC3"/>
        <w:rPr>
          <w:ins w:id="33" w:author="Giri, Vidyashankar (GDC SOC)" w:date="2018-07-23T06:27:00Z"/>
          <w:rFonts w:ascii="Arial" w:hAnsi="Arial"/>
          <w:b/>
          <w:sz w:val="24"/>
          <w:szCs w:val="24"/>
          <w:rPrChange w:id="34" w:author="Giri, Vidyashankar (GDC SOC)" w:date="2018-07-23T06:26:00Z">
            <w:rPr>
              <w:ins w:id="35" w:author="Giri, Vidyashankar (GDC SOC)" w:date="2018-07-23T06:27:00Z"/>
            </w:rPr>
          </w:rPrChange>
        </w:rPr>
        <w:pPrChange w:id="36" w:author="Giri, Vidyashankar (GDC SOC)" w:date="2018-07-22T22:41:00Z">
          <w:pPr>
            <w:pStyle w:val="TOC2"/>
          </w:pPr>
        </w:pPrChange>
      </w:pPr>
    </w:p>
    <w:p w:rsidR="00F74928" w:rsidRPr="00F74928" w:rsidRDefault="00716E25">
      <w:pPr>
        <w:pStyle w:val="TOC3"/>
        <w:rPr>
          <w:ins w:id="37" w:author="Giri, Vidyashankar (GDC SOC)" w:date="2018-07-23T06:25:00Z"/>
          <w:b/>
          <w:sz w:val="24"/>
          <w:szCs w:val="24"/>
          <w:rPrChange w:id="38" w:author="Giri, Vidyashankar (GDC SOC)" w:date="2018-07-23T06:31:00Z">
            <w:rPr>
              <w:ins w:id="39" w:author="Giri, Vidyashankar (GDC SOC)" w:date="2018-07-23T06:25:00Z"/>
            </w:rPr>
          </w:rPrChange>
        </w:rPr>
        <w:pPrChange w:id="40" w:author="Giri, Vidyashankar (GDC SOC)" w:date="2018-07-23T06:31:00Z">
          <w:pPr>
            <w:pStyle w:val="BodyArial"/>
            <w:numPr>
              <w:numId w:val="14"/>
            </w:numPr>
            <w:ind w:left="720" w:hanging="360"/>
          </w:pPr>
        </w:pPrChange>
      </w:pPr>
      <w:ins w:id="41" w:author="Giri, Vidyashankar (GDC SOC)" w:date="2018-07-23T06:24:00Z">
        <w:r w:rsidRPr="00F74928">
          <w:rPr>
            <w:rFonts w:ascii="Arial" w:hAnsi="Arial"/>
            <w:b/>
            <w:sz w:val="24"/>
            <w:szCs w:val="24"/>
            <w:rPrChange w:id="42" w:author="Giri, Vidyashankar (GDC SOC)" w:date="2018-07-23T06:31:00Z">
              <w:rPr/>
            </w:rPrChange>
          </w:rPr>
          <w:t>1.1 Active List</w:t>
        </w:r>
      </w:ins>
    </w:p>
    <w:p w:rsidR="00F74928" w:rsidRPr="00F74928" w:rsidRDefault="00F74928">
      <w:pPr>
        <w:pStyle w:val="TOC3"/>
        <w:rPr>
          <w:ins w:id="43" w:author="Giri, Vidyashankar (GDC SOC)" w:date="2018-07-23T06:27:00Z"/>
          <w:b/>
          <w:sz w:val="24"/>
          <w:szCs w:val="24"/>
          <w:rPrChange w:id="44" w:author="Giri, Vidyashankar (GDC SOC)" w:date="2018-07-23T06:31:00Z">
            <w:rPr>
              <w:ins w:id="45" w:author="Giri, Vidyashankar (GDC SOC)" w:date="2018-07-23T06:27:00Z"/>
            </w:rPr>
          </w:rPrChange>
        </w:rPr>
        <w:pPrChange w:id="46" w:author="Giri, Vidyashankar (GDC SOC)" w:date="2018-07-23T06:31:00Z">
          <w:pPr>
            <w:pStyle w:val="BodyArial"/>
            <w:numPr>
              <w:numId w:val="14"/>
            </w:numPr>
            <w:ind w:left="720" w:hanging="360"/>
          </w:pPr>
        </w:pPrChange>
      </w:pPr>
      <w:ins w:id="47" w:author="Giri, Vidyashankar (GDC SOC)" w:date="2018-07-23T06:25:00Z">
        <w:r w:rsidRPr="00F74928">
          <w:rPr>
            <w:rFonts w:ascii="Arial" w:hAnsi="Arial"/>
            <w:b/>
            <w:sz w:val="24"/>
            <w:szCs w:val="24"/>
            <w:rPrChange w:id="48" w:author="Giri, Vidyashankar (GDC SOC)" w:date="2018-07-23T06:31:00Z">
              <w:rPr>
                <w:b/>
                <w:bCs/>
                <w:sz w:val="24"/>
                <w:szCs w:val="24"/>
                <w:lang w:val="de-DE"/>
              </w:rPr>
            </w:rPrChange>
          </w:rPr>
          <w:t xml:space="preserve">1.2 </w:t>
        </w:r>
      </w:ins>
      <w:ins w:id="49" w:author="Giri, Vidyashankar (GDC SOC)" w:date="2018-07-23T06:28:00Z">
        <w:r w:rsidRPr="00F74928">
          <w:rPr>
            <w:rFonts w:ascii="Arial" w:hAnsi="Arial"/>
            <w:b/>
            <w:sz w:val="24"/>
            <w:szCs w:val="24"/>
            <w:rPrChange w:id="50" w:author="Giri, Vidyashankar (GDC SOC)" w:date="2018-07-23T06:31:00Z">
              <w:rPr/>
            </w:rPrChange>
          </w:rPr>
          <w:t>Automated way</w:t>
        </w:r>
      </w:ins>
      <w:ins w:id="51" w:author="Giri, Vidyashankar (GDC SOC)" w:date="2018-07-23T06:25:00Z">
        <w:r w:rsidRPr="00F74928">
          <w:rPr>
            <w:rFonts w:ascii="Arial" w:hAnsi="Arial"/>
            <w:b/>
            <w:sz w:val="24"/>
            <w:szCs w:val="24"/>
            <w:rPrChange w:id="52" w:author="Giri, Vidyashankar (GDC SOC)" w:date="2018-07-23T06:31:00Z">
              <w:rPr>
                <w:b/>
                <w:bCs/>
                <w:sz w:val="24"/>
                <w:szCs w:val="24"/>
                <w:lang w:val="de-DE"/>
              </w:rPr>
            </w:rPrChange>
          </w:rPr>
          <w:t xml:space="preserve"> to populate Active list</w:t>
        </w:r>
      </w:ins>
    </w:p>
    <w:p w:rsidR="00F74928" w:rsidRPr="00F74928" w:rsidRDefault="00F74928">
      <w:pPr>
        <w:pStyle w:val="TOC3"/>
        <w:rPr>
          <w:ins w:id="53" w:author="Giri, Vidyashankar (GDC SOC)" w:date="2018-07-23T06:25:00Z"/>
          <w:b/>
          <w:sz w:val="24"/>
          <w:szCs w:val="24"/>
          <w:rPrChange w:id="54" w:author="Giri, Vidyashankar (GDC SOC)" w:date="2018-07-23T06:31:00Z">
            <w:rPr>
              <w:ins w:id="55" w:author="Giri, Vidyashankar (GDC SOC)" w:date="2018-07-23T06:25:00Z"/>
            </w:rPr>
          </w:rPrChange>
        </w:rPr>
        <w:pPrChange w:id="56" w:author="Giri, Vidyashankar (GDC SOC)" w:date="2018-07-23T06:31:00Z">
          <w:pPr>
            <w:pStyle w:val="BodyArial"/>
            <w:numPr>
              <w:numId w:val="14"/>
            </w:numPr>
            <w:ind w:left="720" w:hanging="360"/>
          </w:pPr>
        </w:pPrChange>
      </w:pPr>
      <w:ins w:id="57" w:author="Giri, Vidyashankar (GDC SOC)" w:date="2018-07-23T06:25:00Z">
        <w:r w:rsidRPr="00F74928">
          <w:rPr>
            <w:rFonts w:ascii="Arial" w:hAnsi="Arial"/>
            <w:b/>
            <w:sz w:val="24"/>
            <w:szCs w:val="24"/>
            <w:rPrChange w:id="58" w:author="Giri, Vidyashankar (GDC SOC)" w:date="2018-07-23T06:31:00Z">
              <w:rPr>
                <w:b/>
                <w:bCs/>
                <w:sz w:val="24"/>
                <w:szCs w:val="24"/>
                <w:lang w:val="de-DE"/>
              </w:rPr>
            </w:rPrChange>
          </w:rPr>
          <w:t xml:space="preserve">1.3 </w:t>
        </w:r>
        <w:r w:rsidRPr="00F74928">
          <w:rPr>
            <w:rFonts w:ascii="Arial" w:hAnsi="Arial"/>
            <w:b/>
            <w:sz w:val="24"/>
            <w:szCs w:val="24"/>
            <w:rPrChange w:id="59" w:author="Giri, Vidyashankar (GDC SOC)" w:date="2018-07-23T06:31:00Z">
              <w:rPr/>
            </w:rPrChange>
          </w:rPr>
          <w:t>Manual way to populate Active list.</w:t>
        </w:r>
      </w:ins>
    </w:p>
    <w:p w:rsidR="00F74928" w:rsidRPr="00F74928" w:rsidRDefault="00F74928">
      <w:pPr>
        <w:pStyle w:val="TOC3"/>
        <w:rPr>
          <w:ins w:id="60" w:author="Giri, Vidyashankar (GDC SOC)" w:date="2018-07-23T06:28:00Z"/>
          <w:rFonts w:ascii="Arial" w:hAnsi="Arial"/>
          <w:b/>
          <w:sz w:val="24"/>
          <w:szCs w:val="24"/>
          <w:rPrChange w:id="61" w:author="Giri, Vidyashankar (GDC SOC)" w:date="2018-07-23T06:31:00Z">
            <w:rPr>
              <w:ins w:id="62" w:author="Giri, Vidyashankar (GDC SOC)" w:date="2018-07-23T06:28:00Z"/>
              <w:rFonts w:ascii="Arial" w:eastAsia="Trebuchet MS" w:hAnsi="Arial" w:cs="Trebuchet MS"/>
              <w:b/>
              <w:sz w:val="24"/>
              <w:szCs w:val="24"/>
            </w:rPr>
          </w:rPrChange>
        </w:rPr>
        <w:pPrChange w:id="63" w:author="Giri, Vidyashankar (GDC SOC)" w:date="2018-07-22T22:41:00Z">
          <w:pPr>
            <w:pStyle w:val="TOC2"/>
          </w:pPr>
        </w:pPrChange>
      </w:pPr>
    </w:p>
    <w:p w:rsidR="00F74928" w:rsidRDefault="00F74928" w:rsidP="00F74928">
      <w:pPr>
        <w:pStyle w:val="Heading2"/>
        <w:rPr>
          <w:ins w:id="64" w:author="Giri, Vidyashankar (GDC SOC)" w:date="2018-07-23T06:32:00Z"/>
          <w:rFonts w:ascii="Arial" w:eastAsia="Arial" w:hAnsi="Arial" w:cs="Arial"/>
        </w:rPr>
      </w:pPr>
      <w:ins w:id="65" w:author="Giri, Vidyashankar (GDC SOC)" w:date="2018-07-23T06:28:00Z">
        <w:r w:rsidRPr="00F74928">
          <w:rPr>
            <w:rFonts w:ascii="Arial" w:eastAsia="Calibri" w:hAnsi="Arial" w:cs="Calibri"/>
            <w:b w:val="0"/>
            <w:rPrChange w:id="66" w:author="Giri, Vidyashankar (GDC SOC)" w:date="2018-07-23T06:31:00Z">
              <w:rPr>
                <w:rFonts w:ascii="Arial" w:hAnsi="Arial"/>
                <w:b w:val="0"/>
              </w:rPr>
            </w:rPrChange>
          </w:rPr>
          <w:t>Chapte</w:t>
        </w:r>
      </w:ins>
      <w:ins w:id="67" w:author="Giri, Vidyashankar (GDC SOC)" w:date="2018-07-23T06:29:00Z">
        <w:r w:rsidRPr="00F74928">
          <w:rPr>
            <w:rFonts w:ascii="Arial" w:eastAsia="Calibri" w:hAnsi="Arial" w:cs="Calibri"/>
            <w:b w:val="0"/>
            <w:rPrChange w:id="68" w:author="Giri, Vidyashankar (GDC SOC)" w:date="2018-07-23T06:31:00Z">
              <w:rPr>
                <w:rFonts w:ascii="Arial" w:hAnsi="Arial"/>
                <w:b w:val="0"/>
              </w:rPr>
            </w:rPrChange>
          </w:rPr>
          <w:t>r 2:Report and Query……………………………………………………………………</w:t>
        </w:r>
      </w:ins>
      <w:ins w:id="69" w:author="Giri, Vidyashankar (GDC SOC)" w:date="2018-07-23T06:30:00Z">
        <w:r w:rsidRPr="00F74928">
          <w:rPr>
            <w:rFonts w:ascii="Arial" w:eastAsia="Calibri" w:hAnsi="Arial" w:cs="Calibri"/>
            <w:b w:val="0"/>
            <w:rPrChange w:id="70" w:author="Giri, Vidyashankar (GDC SOC)" w:date="2018-07-23T06:31:00Z">
              <w:rPr>
                <w:rFonts w:ascii="Arial" w:hAnsi="Arial"/>
                <w:b w:val="0"/>
              </w:rPr>
            </w:rPrChange>
          </w:rPr>
          <w:t>…</w:t>
        </w:r>
      </w:ins>
      <w:ins w:id="71" w:author="Giri, Vidyashankar (GDC SOC)" w:date="2018-07-23T06:33:00Z">
        <w:r>
          <w:rPr>
            <w:rFonts w:ascii="Arial" w:hAnsi="Arial"/>
            <w:b w:val="0"/>
          </w:rPr>
          <w:t>…..</w:t>
        </w:r>
      </w:ins>
      <w:ins w:id="72" w:author="Giri, Vidyashankar (GDC SOC)" w:date="2018-07-23T06:30:00Z">
        <w:r>
          <w:rPr>
            <w:rFonts w:ascii="Arial" w:hAnsi="Arial"/>
            <w:b w:val="0"/>
          </w:rPr>
          <w:t>6</w:t>
        </w:r>
        <w:r w:rsidRPr="00F74928">
          <w:rPr>
            <w:rFonts w:ascii="Arial" w:eastAsia="Calibri" w:hAnsi="Arial" w:cs="Calibri"/>
            <w:b w:val="0"/>
            <w:rPrChange w:id="73" w:author="Giri, Vidyashankar (GDC SOC)" w:date="2018-07-23T06:31:00Z">
              <w:rPr>
                <w:rFonts w:ascii="Arial" w:hAnsi="Arial"/>
                <w:b w:val="0"/>
              </w:rPr>
            </w:rPrChange>
          </w:rPr>
          <w:t xml:space="preserve"> </w:t>
        </w:r>
      </w:ins>
      <w:ins w:id="74" w:author="Giri, Vidyashankar (GDC SOC)" w:date="2018-07-23T06:32:00Z">
        <w:r>
          <w:rPr>
            <w:rFonts w:ascii="Arial" w:hAnsi="Arial"/>
          </w:rPr>
          <w:t>2.1 Creating</w:t>
        </w:r>
        <w:r>
          <w:rPr>
            <w:rFonts w:ascii="Arial" w:hAnsi="Arial"/>
            <w:lang w:val="de-DE"/>
          </w:rPr>
          <w:t xml:space="preserve"> a report.</w:t>
        </w:r>
      </w:ins>
    </w:p>
    <w:p w:rsidR="000A7CFA" w:rsidRPr="00F74928" w:rsidDel="00C205DF" w:rsidRDefault="003B0CF7">
      <w:pPr>
        <w:pStyle w:val="TOC3"/>
        <w:rPr>
          <w:del w:id="75" w:author="Giri, Vidyashankar (GDC SOC)" w:date="2018-07-22T22:40:00Z"/>
          <w:rFonts w:ascii="Arial" w:hAnsi="Arial"/>
          <w:b/>
          <w:sz w:val="24"/>
          <w:szCs w:val="24"/>
          <w:rPrChange w:id="76" w:author="Giri, Vidyashankar (GDC SOC)" w:date="2018-07-23T06:31:00Z">
            <w:rPr>
              <w:del w:id="77" w:author="Giri, Vidyashankar (GDC SOC)" w:date="2018-07-22T22:40:00Z"/>
            </w:rPr>
          </w:rPrChange>
        </w:rPr>
      </w:pPr>
      <w:del w:id="78" w:author="Giri, Vidyashankar (GDC SOC)" w:date="2018-07-23T06:28:00Z">
        <w:r w:rsidRPr="00F74928" w:rsidDel="00F74928">
          <w:rPr>
            <w:rFonts w:ascii="Arial" w:hAnsi="Arial"/>
            <w:b/>
            <w:sz w:val="24"/>
            <w:szCs w:val="24"/>
            <w:rPrChange w:id="79" w:author="Giri, Vidyashankar (GDC SOC)" w:date="2018-07-23T06:31:00Z">
              <w:rPr/>
            </w:rPrChange>
          </w:rPr>
          <w:delText>Chapter 2:</w:delText>
        </w:r>
      </w:del>
      <w:del w:id="80" w:author="Giri, Vidyashankar (GDC SOC)" w:date="2018-07-23T05:55:00Z">
        <w:r w:rsidRPr="00F74928" w:rsidDel="007D0B01">
          <w:rPr>
            <w:rFonts w:ascii="Arial" w:hAnsi="Arial"/>
            <w:b/>
            <w:sz w:val="24"/>
            <w:szCs w:val="24"/>
            <w:rPrChange w:id="81" w:author="Giri, Vidyashankar (GDC SOC)" w:date="2018-07-23T06:31:00Z">
              <w:rPr/>
            </w:rPrChange>
          </w:rPr>
          <w:delText xml:space="preserve"> </w:delText>
        </w:r>
      </w:del>
      <w:del w:id="82" w:author="Giri, Vidyashankar (GDC SOC)" w:date="2018-07-22T22:40:00Z">
        <w:r w:rsidRPr="00F74928" w:rsidDel="00C205DF">
          <w:rPr>
            <w:rFonts w:ascii="Arial" w:hAnsi="Arial"/>
            <w:b/>
            <w:sz w:val="24"/>
            <w:szCs w:val="24"/>
            <w:rPrChange w:id="83" w:author="Giri, Vidyashankar (GDC SOC)" w:date="2018-07-23T06:31:00Z">
              <w:rPr/>
            </w:rPrChange>
          </w:rPr>
          <w:delText>System Requirements</w:delText>
        </w:r>
      </w:del>
      <w:del w:id="84" w:author="Giri, Vidyashankar (GDC SOC)" w:date="2018-07-22T22:41:00Z">
        <w:r w:rsidRPr="00F74928" w:rsidDel="00C205DF">
          <w:rPr>
            <w:rFonts w:ascii="Arial" w:hAnsi="Arial"/>
            <w:b/>
            <w:sz w:val="24"/>
            <w:szCs w:val="24"/>
            <w:rPrChange w:id="85" w:author="Giri, Vidyashankar (GDC SOC)" w:date="2018-07-23T06:31:00Z">
              <w:rPr/>
            </w:rPrChange>
          </w:rPr>
          <w:tab/>
        </w:r>
      </w:del>
      <w:del w:id="86" w:author="Giri, Vidyashankar (GDC SOC)" w:date="2018-07-22T22:40:00Z">
        <w:r w:rsidRPr="00F74928" w:rsidDel="00C205DF">
          <w:rPr>
            <w:rFonts w:ascii="Arial" w:hAnsi="Arial"/>
            <w:b/>
            <w:sz w:val="24"/>
            <w:szCs w:val="24"/>
            <w:rPrChange w:id="87" w:author="Giri, Vidyashankar (GDC SOC)" w:date="2018-07-23T06:31:00Z">
              <w:rPr/>
            </w:rPrChange>
          </w:rPr>
          <w:fldChar w:fldCharType="begin"/>
        </w:r>
        <w:r w:rsidRPr="00F74928" w:rsidDel="00C205DF">
          <w:rPr>
            <w:rFonts w:ascii="Arial" w:hAnsi="Arial"/>
            <w:b/>
            <w:sz w:val="24"/>
            <w:szCs w:val="24"/>
            <w:rPrChange w:id="88" w:author="Giri, Vidyashankar (GDC SOC)" w:date="2018-07-23T06:31:00Z">
              <w:rPr/>
            </w:rPrChange>
          </w:rPr>
          <w:delInstrText xml:space="preserve"> PAGEREF _Toc1 \h </w:delInstrText>
        </w:r>
        <w:r w:rsidRPr="00F74928" w:rsidDel="00C205DF">
          <w:rPr>
            <w:rFonts w:ascii="Arial" w:hAnsi="Arial"/>
            <w:b/>
            <w:rPrChange w:id="89" w:author="Giri, Vidyashankar (GDC SOC)" w:date="2018-07-23T06:31:00Z">
              <w:rPr>
                <w:rFonts w:ascii="Arial" w:hAnsi="Arial"/>
                <w:b/>
              </w:rPr>
            </w:rPrChange>
          </w:rPr>
        </w:r>
        <w:r w:rsidRPr="00F74928" w:rsidDel="00C205DF">
          <w:rPr>
            <w:rFonts w:ascii="Arial" w:hAnsi="Arial"/>
            <w:b/>
            <w:sz w:val="24"/>
            <w:szCs w:val="24"/>
            <w:rPrChange w:id="90" w:author="Giri, Vidyashankar (GDC SOC)" w:date="2018-07-23T06:31:00Z">
              <w:rPr/>
            </w:rPrChange>
          </w:rPr>
          <w:fldChar w:fldCharType="separate"/>
        </w:r>
        <w:r w:rsidRPr="00F74928" w:rsidDel="00C205DF">
          <w:rPr>
            <w:rFonts w:ascii="Arial" w:hAnsi="Arial"/>
            <w:b/>
            <w:sz w:val="24"/>
            <w:szCs w:val="24"/>
            <w:rPrChange w:id="91" w:author="Giri, Vidyashankar (GDC SOC)" w:date="2018-07-23T06:31:00Z">
              <w:rPr/>
            </w:rPrChange>
          </w:rPr>
          <w:delText>3</w:delText>
        </w:r>
        <w:r w:rsidRPr="00F74928" w:rsidDel="00C205DF">
          <w:rPr>
            <w:rFonts w:ascii="Arial" w:hAnsi="Arial"/>
            <w:b/>
            <w:sz w:val="24"/>
            <w:szCs w:val="24"/>
            <w:rPrChange w:id="92" w:author="Giri, Vidyashankar (GDC SOC)" w:date="2018-07-23T06:31:00Z">
              <w:rPr/>
            </w:rPrChange>
          </w:rPr>
          <w:fldChar w:fldCharType="end"/>
        </w:r>
      </w:del>
    </w:p>
    <w:p w:rsidR="000A7CFA" w:rsidRPr="00F74928" w:rsidDel="00C205DF" w:rsidRDefault="003B0CF7">
      <w:pPr>
        <w:pStyle w:val="TOC3"/>
        <w:rPr>
          <w:del w:id="93" w:author="Giri, Vidyashankar (GDC SOC)" w:date="2018-07-22T22:36:00Z"/>
          <w:rFonts w:ascii="Arial" w:hAnsi="Arial"/>
          <w:b/>
          <w:sz w:val="24"/>
          <w:szCs w:val="24"/>
          <w:rPrChange w:id="94" w:author="Giri, Vidyashankar (GDC SOC)" w:date="2018-07-23T06:31:00Z">
            <w:rPr>
              <w:del w:id="95" w:author="Giri, Vidyashankar (GDC SOC)" w:date="2018-07-22T22:36:00Z"/>
            </w:rPr>
          </w:rPrChange>
        </w:rPr>
        <w:pPrChange w:id="96" w:author="Giri, Vidyashankar (GDC SOC)" w:date="2018-07-22T22:41:00Z">
          <w:pPr>
            <w:pStyle w:val="TOC2"/>
          </w:pPr>
        </w:pPrChange>
      </w:pPr>
      <w:del w:id="97" w:author="Giri, Vidyashankar (GDC SOC)" w:date="2018-07-22T22:40:00Z">
        <w:r w:rsidRPr="00F74928" w:rsidDel="00C205DF">
          <w:rPr>
            <w:rFonts w:ascii="Arial" w:hAnsi="Arial"/>
            <w:b/>
            <w:sz w:val="24"/>
            <w:szCs w:val="24"/>
            <w:rPrChange w:id="98" w:author="Giri, Vidyashankar (GDC SOC)" w:date="2018-07-23T06:31:00Z">
              <w:rPr/>
            </w:rPrChange>
          </w:rPr>
          <w:delText>2.1 CHM</w:delText>
        </w:r>
      </w:del>
      <w:del w:id="99" w:author="Giri, Vidyashankar (GDC SOC)" w:date="2018-07-22T22:39:00Z">
        <w:r w:rsidRPr="00F74928" w:rsidDel="00C205DF">
          <w:rPr>
            <w:rFonts w:ascii="Arial" w:hAnsi="Arial"/>
            <w:b/>
            <w:sz w:val="24"/>
            <w:szCs w:val="24"/>
            <w:rPrChange w:id="100" w:author="Giri, Vidyashankar (GDC SOC)" w:date="2018-07-23T06:31:00Z">
              <w:rPr/>
            </w:rPrChange>
          </w:rPr>
          <w:delText xml:space="preserve"> Manager</w:delText>
        </w:r>
      </w:del>
      <w:del w:id="101" w:author="Giri, Vidyashankar (GDC SOC)" w:date="2018-07-22T22:36:00Z">
        <w:r w:rsidRPr="00F74928" w:rsidDel="00C205DF">
          <w:rPr>
            <w:rFonts w:ascii="Arial" w:hAnsi="Arial"/>
            <w:b/>
            <w:sz w:val="24"/>
            <w:szCs w:val="24"/>
            <w:rPrChange w:id="102" w:author="Giri, Vidyashankar (GDC SOC)" w:date="2018-07-23T06:31:00Z">
              <w:rPr/>
            </w:rPrChange>
          </w:rPr>
          <w:tab/>
        </w:r>
        <w:r w:rsidRPr="00F74928" w:rsidDel="00C205DF">
          <w:rPr>
            <w:rFonts w:ascii="Arial" w:hAnsi="Arial"/>
            <w:b/>
            <w:sz w:val="24"/>
            <w:szCs w:val="24"/>
            <w:rPrChange w:id="103" w:author="Giri, Vidyashankar (GDC SOC)" w:date="2018-07-23T06:31:00Z">
              <w:rPr/>
            </w:rPrChange>
          </w:rPr>
          <w:fldChar w:fldCharType="begin"/>
        </w:r>
        <w:r w:rsidRPr="00F74928" w:rsidDel="00C205DF">
          <w:rPr>
            <w:rFonts w:ascii="Arial" w:hAnsi="Arial"/>
            <w:b/>
            <w:sz w:val="24"/>
            <w:szCs w:val="24"/>
            <w:rPrChange w:id="104" w:author="Giri, Vidyashankar (GDC SOC)" w:date="2018-07-23T06:31:00Z">
              <w:rPr/>
            </w:rPrChange>
          </w:rPr>
          <w:delInstrText xml:space="preserve"> PAGEREF _Toc2 \h </w:delInstrText>
        </w:r>
        <w:r w:rsidRPr="00F74928" w:rsidDel="00C205DF">
          <w:rPr>
            <w:rFonts w:ascii="Arial" w:hAnsi="Arial"/>
            <w:b/>
            <w:rPrChange w:id="105" w:author="Giri, Vidyashankar (GDC SOC)" w:date="2018-07-23T06:31:00Z">
              <w:rPr>
                <w:rFonts w:ascii="Arial" w:hAnsi="Arial"/>
                <w:b/>
              </w:rPr>
            </w:rPrChange>
          </w:rPr>
        </w:r>
        <w:r w:rsidRPr="00F74928" w:rsidDel="00C205DF">
          <w:rPr>
            <w:rFonts w:ascii="Arial" w:hAnsi="Arial"/>
            <w:b/>
            <w:sz w:val="24"/>
            <w:szCs w:val="24"/>
            <w:rPrChange w:id="106" w:author="Giri, Vidyashankar (GDC SOC)" w:date="2018-07-23T06:31:00Z">
              <w:rPr/>
            </w:rPrChange>
          </w:rPr>
          <w:fldChar w:fldCharType="separate"/>
        </w:r>
        <w:r w:rsidRPr="00F74928" w:rsidDel="00C205DF">
          <w:rPr>
            <w:rFonts w:ascii="Arial" w:hAnsi="Arial"/>
            <w:b/>
            <w:sz w:val="24"/>
            <w:szCs w:val="24"/>
            <w:rPrChange w:id="107" w:author="Giri, Vidyashankar (GDC SOC)" w:date="2018-07-23T06:31:00Z">
              <w:rPr/>
            </w:rPrChange>
          </w:rPr>
          <w:delText>3</w:delText>
        </w:r>
        <w:r w:rsidRPr="00F74928" w:rsidDel="00C205DF">
          <w:rPr>
            <w:rFonts w:ascii="Arial" w:hAnsi="Arial"/>
            <w:b/>
            <w:sz w:val="24"/>
            <w:szCs w:val="24"/>
            <w:rPrChange w:id="108" w:author="Giri, Vidyashankar (GDC SOC)" w:date="2018-07-23T06:31:00Z">
              <w:rPr/>
            </w:rPrChange>
          </w:rPr>
          <w:fldChar w:fldCharType="end"/>
        </w:r>
      </w:del>
    </w:p>
    <w:p w:rsidR="000A7CFA" w:rsidRPr="00F74928" w:rsidRDefault="003B0CF7">
      <w:pPr>
        <w:pStyle w:val="TOC3"/>
        <w:rPr>
          <w:rFonts w:ascii="Arial" w:hAnsi="Arial"/>
          <w:b/>
          <w:sz w:val="24"/>
          <w:szCs w:val="24"/>
          <w:rPrChange w:id="109" w:author="Giri, Vidyashankar (GDC SOC)" w:date="2018-07-23T06:31:00Z">
            <w:rPr/>
          </w:rPrChange>
        </w:rPr>
        <w:pPrChange w:id="110" w:author="Giri, Vidyashankar (GDC SOC)" w:date="2018-07-22T22:41:00Z">
          <w:pPr>
            <w:pStyle w:val="TOC2"/>
          </w:pPr>
        </w:pPrChange>
      </w:pPr>
      <w:del w:id="111" w:author="Giri, Vidyashankar (GDC SOC)" w:date="2018-07-22T22:36:00Z">
        <w:r w:rsidRPr="00F74928" w:rsidDel="00C205DF">
          <w:rPr>
            <w:rFonts w:ascii="Arial" w:hAnsi="Arial"/>
            <w:b/>
            <w:sz w:val="24"/>
            <w:szCs w:val="24"/>
            <w:rPrChange w:id="112" w:author="Giri, Vidyashankar (GDC SOC)" w:date="2018-07-23T06:31:00Z">
              <w:rPr/>
            </w:rPrChange>
          </w:rPr>
          <w:delText>2.2 CHM Agent</w:delText>
        </w:r>
      </w:del>
      <w:del w:id="113" w:author="Giri, Vidyashankar (GDC SOC)" w:date="2018-07-22T22:41:00Z">
        <w:r w:rsidRPr="00F74928" w:rsidDel="00C205DF">
          <w:rPr>
            <w:rFonts w:ascii="Arial" w:hAnsi="Arial"/>
            <w:b/>
            <w:sz w:val="24"/>
            <w:szCs w:val="24"/>
            <w:rPrChange w:id="114" w:author="Giri, Vidyashankar (GDC SOC)" w:date="2018-07-23T06:31:00Z">
              <w:rPr/>
            </w:rPrChange>
          </w:rPr>
          <w:tab/>
        </w:r>
        <w:r w:rsidRPr="00F74928" w:rsidDel="00C205DF">
          <w:rPr>
            <w:rFonts w:ascii="Arial" w:hAnsi="Arial"/>
            <w:b/>
            <w:sz w:val="24"/>
            <w:szCs w:val="24"/>
            <w:rPrChange w:id="115" w:author="Giri, Vidyashankar (GDC SOC)" w:date="2018-07-23T06:31:00Z">
              <w:rPr/>
            </w:rPrChange>
          </w:rPr>
          <w:fldChar w:fldCharType="begin"/>
        </w:r>
        <w:r w:rsidRPr="00F74928" w:rsidDel="00C205DF">
          <w:rPr>
            <w:rFonts w:ascii="Arial" w:hAnsi="Arial"/>
            <w:b/>
            <w:sz w:val="24"/>
            <w:szCs w:val="24"/>
            <w:rPrChange w:id="116" w:author="Giri, Vidyashankar (GDC SOC)" w:date="2018-07-23T06:31:00Z">
              <w:rPr/>
            </w:rPrChange>
          </w:rPr>
          <w:delInstrText xml:space="preserve"> PAGEREF _Toc3 \h </w:delInstrText>
        </w:r>
        <w:r w:rsidRPr="00F74928" w:rsidDel="00C205DF">
          <w:rPr>
            <w:rFonts w:ascii="Arial" w:hAnsi="Arial"/>
            <w:b/>
            <w:sz w:val="24"/>
            <w:szCs w:val="24"/>
            <w:rPrChange w:id="117" w:author="Giri, Vidyashankar (GDC SOC)" w:date="2018-07-23T06:31:00Z">
              <w:rPr>
                <w:rFonts w:ascii="Arial" w:hAnsi="Arial"/>
                <w:b/>
                <w:sz w:val="24"/>
                <w:szCs w:val="24"/>
              </w:rPr>
            </w:rPrChange>
          </w:rPr>
        </w:r>
        <w:r w:rsidRPr="00F74928" w:rsidDel="00C205DF">
          <w:rPr>
            <w:rFonts w:ascii="Arial" w:hAnsi="Arial"/>
            <w:b/>
            <w:sz w:val="24"/>
            <w:szCs w:val="24"/>
            <w:rPrChange w:id="118" w:author="Giri, Vidyashankar (GDC SOC)" w:date="2018-07-23T06:31:00Z">
              <w:rPr/>
            </w:rPrChange>
          </w:rPr>
          <w:fldChar w:fldCharType="separate"/>
        </w:r>
        <w:r w:rsidRPr="00F74928" w:rsidDel="00C205DF">
          <w:rPr>
            <w:rFonts w:ascii="Arial" w:hAnsi="Arial"/>
            <w:b/>
            <w:sz w:val="24"/>
            <w:szCs w:val="24"/>
            <w:rPrChange w:id="119" w:author="Giri, Vidyashankar (GDC SOC)" w:date="2018-07-23T06:31:00Z">
              <w:rPr/>
            </w:rPrChange>
          </w:rPr>
          <w:delText>3</w:delText>
        </w:r>
        <w:r w:rsidRPr="00F74928" w:rsidDel="00C205DF">
          <w:rPr>
            <w:rFonts w:ascii="Arial" w:hAnsi="Arial"/>
            <w:b/>
            <w:sz w:val="24"/>
            <w:szCs w:val="24"/>
            <w:rPrChange w:id="120" w:author="Giri, Vidyashankar (GDC SOC)" w:date="2018-07-23T06:31:00Z">
              <w:rPr/>
            </w:rPrChange>
          </w:rPr>
          <w:fldChar w:fldCharType="end"/>
        </w:r>
      </w:del>
    </w:p>
    <w:p w:rsidR="000A7CFA" w:rsidRDefault="003B0CF7">
      <w:pPr>
        <w:pStyle w:val="TOC3"/>
        <w:rPr>
          <w:ins w:id="121" w:author="Giri, Vidyashankar (GDC SOC)" w:date="2018-07-23T06:33:00Z"/>
          <w:rFonts w:ascii="Arial" w:hAnsi="Arial"/>
          <w:b/>
          <w:sz w:val="24"/>
          <w:szCs w:val="24"/>
        </w:rPr>
      </w:pPr>
      <w:r w:rsidRPr="00F74928">
        <w:rPr>
          <w:rFonts w:ascii="Arial" w:hAnsi="Arial"/>
          <w:b/>
          <w:sz w:val="24"/>
          <w:szCs w:val="24"/>
          <w:rPrChange w:id="122" w:author="Giri, Vidyashankar (GDC SOC)" w:date="2018-07-23T06:31:00Z">
            <w:rPr/>
          </w:rPrChange>
        </w:rPr>
        <w:t xml:space="preserve">Chapter 3: </w:t>
      </w:r>
      <w:ins w:id="123" w:author="Giri, Vidyashankar (GDC SOC)" w:date="2018-07-22T22:41:00Z">
        <w:r w:rsidR="00C205DF" w:rsidRPr="00F74928">
          <w:rPr>
            <w:rFonts w:ascii="Arial" w:hAnsi="Arial"/>
            <w:b/>
            <w:sz w:val="24"/>
            <w:szCs w:val="24"/>
            <w:rPrChange w:id="124" w:author="Giri, Vidyashankar (GDC SOC)" w:date="2018-07-23T06:31:00Z">
              <w:rPr/>
            </w:rPrChange>
          </w:rPr>
          <w:t>Importing the CSV File</w:t>
        </w:r>
      </w:ins>
      <w:del w:id="125" w:author="Giri, Vidyashankar (GDC SOC)" w:date="2018-07-22T22:41:00Z">
        <w:r w:rsidRPr="00F74928" w:rsidDel="00C205DF">
          <w:rPr>
            <w:rFonts w:ascii="Arial" w:hAnsi="Arial"/>
            <w:b/>
            <w:sz w:val="24"/>
            <w:szCs w:val="24"/>
            <w:rPrChange w:id="126" w:author="Giri, Vidyashankar (GDC SOC)" w:date="2018-07-23T06:31:00Z">
              <w:rPr/>
            </w:rPrChange>
          </w:rPr>
          <w:delText>Component Install and Configuration</w:delText>
        </w:r>
      </w:del>
      <w:r w:rsidRPr="00F74928">
        <w:rPr>
          <w:rFonts w:ascii="Arial" w:hAnsi="Arial"/>
          <w:b/>
          <w:sz w:val="24"/>
          <w:szCs w:val="24"/>
          <w:rPrChange w:id="127" w:author="Giri, Vidyashankar (GDC SOC)" w:date="2018-07-23T06:31:00Z">
            <w:rPr/>
          </w:rPrChange>
        </w:rPr>
        <w:tab/>
      </w:r>
      <w:del w:id="128" w:author="Giri, Vidyashankar (GDC SOC)" w:date="2018-07-23T06:34:00Z">
        <w:r w:rsidRPr="00F74928" w:rsidDel="00F74928">
          <w:rPr>
            <w:rFonts w:ascii="Arial" w:hAnsi="Arial"/>
            <w:b/>
            <w:sz w:val="24"/>
            <w:szCs w:val="24"/>
            <w:rPrChange w:id="129" w:author="Giri, Vidyashankar (GDC SOC)" w:date="2018-07-23T06:31:00Z">
              <w:rPr/>
            </w:rPrChange>
          </w:rPr>
          <w:fldChar w:fldCharType="begin"/>
        </w:r>
        <w:r w:rsidRPr="00F74928" w:rsidDel="00F74928">
          <w:rPr>
            <w:rFonts w:ascii="Arial" w:hAnsi="Arial"/>
            <w:b/>
            <w:sz w:val="24"/>
            <w:szCs w:val="24"/>
            <w:rPrChange w:id="130" w:author="Giri, Vidyashankar (GDC SOC)" w:date="2018-07-23T06:31:00Z">
              <w:rPr/>
            </w:rPrChange>
          </w:rPr>
          <w:delInstrText xml:space="preserve"> PAGEREF _Toc4 \h </w:delInstrText>
        </w:r>
        <w:r w:rsidRPr="00F74928" w:rsidDel="00F74928">
          <w:rPr>
            <w:rFonts w:ascii="Arial" w:hAnsi="Arial"/>
            <w:b/>
            <w:sz w:val="24"/>
            <w:szCs w:val="24"/>
            <w:rPrChange w:id="131" w:author="Giri, Vidyashankar (GDC SOC)" w:date="2018-07-23T06:31:00Z">
              <w:rPr>
                <w:rFonts w:ascii="Arial" w:hAnsi="Arial"/>
                <w:b/>
                <w:sz w:val="24"/>
                <w:szCs w:val="24"/>
              </w:rPr>
            </w:rPrChange>
          </w:rPr>
        </w:r>
        <w:r w:rsidRPr="00F74928" w:rsidDel="00F74928">
          <w:rPr>
            <w:rFonts w:ascii="Arial" w:hAnsi="Arial"/>
            <w:b/>
            <w:sz w:val="24"/>
            <w:szCs w:val="24"/>
            <w:rPrChange w:id="132" w:author="Giri, Vidyashankar (GDC SOC)" w:date="2018-07-23T06:31:00Z">
              <w:rPr/>
            </w:rPrChange>
          </w:rPr>
          <w:fldChar w:fldCharType="separate"/>
        </w:r>
        <w:r w:rsidRPr="00F74928" w:rsidDel="00F74928">
          <w:rPr>
            <w:rFonts w:ascii="Arial" w:hAnsi="Arial"/>
            <w:b/>
            <w:sz w:val="24"/>
            <w:szCs w:val="24"/>
            <w:rPrChange w:id="133" w:author="Giri, Vidyashankar (GDC SOC)" w:date="2018-07-23T06:31:00Z">
              <w:rPr/>
            </w:rPrChange>
          </w:rPr>
          <w:delText>3</w:delText>
        </w:r>
        <w:r w:rsidRPr="00F74928" w:rsidDel="00F74928">
          <w:rPr>
            <w:rFonts w:ascii="Arial" w:hAnsi="Arial"/>
            <w:b/>
            <w:sz w:val="24"/>
            <w:szCs w:val="24"/>
            <w:rPrChange w:id="134" w:author="Giri, Vidyashankar (GDC SOC)" w:date="2018-07-23T06:31:00Z">
              <w:rPr/>
            </w:rPrChange>
          </w:rPr>
          <w:fldChar w:fldCharType="end"/>
        </w:r>
      </w:del>
      <w:ins w:id="135" w:author="Giri, Vidyashankar (GDC SOC)" w:date="2018-07-23T06:34:00Z">
        <w:r w:rsidR="00F74928">
          <w:rPr>
            <w:rFonts w:ascii="Arial" w:hAnsi="Arial"/>
            <w:b/>
            <w:sz w:val="24"/>
            <w:szCs w:val="24"/>
          </w:rPr>
          <w:t>10</w:t>
        </w:r>
      </w:ins>
    </w:p>
    <w:p w:rsidR="00F74928" w:rsidRDefault="00F74928" w:rsidP="00F7492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36" w:author="Giri, Vidyashankar (GDC SOC)" w:date="2018-07-23T06:33:00Z"/>
          <w:rFonts w:ascii="Arial" w:hAnsi="Arial"/>
        </w:rPr>
      </w:pPr>
      <w:ins w:id="137" w:author="Giri, Vidyashankar (GDC SOC)" w:date="2018-07-23T06:33:00Z">
        <w:r w:rsidRPr="00B302C4">
          <w:rPr>
            <w:rFonts w:ascii="Arial" w:hAnsi="Arial"/>
            <w:b/>
            <w:sz w:val="22"/>
            <w:szCs w:val="22"/>
          </w:rPr>
          <w:t>3.1Advantages and Disadvantages</w:t>
        </w:r>
        <w:r>
          <w:rPr>
            <w:rFonts w:ascii="Arial" w:hAnsi="Arial"/>
          </w:rPr>
          <w:t>.</w:t>
        </w:r>
      </w:ins>
    </w:p>
    <w:p w:rsidR="00F74928" w:rsidRPr="00F74928" w:rsidRDefault="00F74928">
      <w:pPr>
        <w:pStyle w:val="TOC3"/>
        <w:rPr>
          <w:rFonts w:ascii="Arial" w:hAnsi="Arial"/>
          <w:b/>
          <w:sz w:val="24"/>
          <w:szCs w:val="24"/>
          <w:rPrChange w:id="138" w:author="Giri, Vidyashankar (GDC SOC)" w:date="2018-07-23T06:31:00Z">
            <w:rPr/>
          </w:rPrChange>
        </w:rPr>
      </w:pPr>
    </w:p>
    <w:p w:rsidR="000A7CFA" w:rsidRPr="00F74928" w:rsidDel="00C205DF" w:rsidRDefault="003B0CF7">
      <w:pPr>
        <w:pStyle w:val="TOC3"/>
        <w:rPr>
          <w:del w:id="139" w:author="Giri, Vidyashankar (GDC SOC)" w:date="2018-07-22T22:42:00Z"/>
          <w:rFonts w:ascii="Arial" w:hAnsi="Arial"/>
          <w:b/>
          <w:sz w:val="24"/>
          <w:szCs w:val="24"/>
          <w:rPrChange w:id="140" w:author="Giri, Vidyashankar (GDC SOC)" w:date="2018-07-23T06:31:00Z">
            <w:rPr>
              <w:del w:id="141" w:author="Giri, Vidyashankar (GDC SOC)" w:date="2018-07-22T22:42:00Z"/>
            </w:rPr>
          </w:rPrChange>
        </w:rPr>
        <w:pPrChange w:id="142" w:author="Giri, Vidyashankar (GDC SOC)" w:date="2018-07-23T06:31:00Z">
          <w:pPr>
            <w:pStyle w:val="TOC2"/>
          </w:pPr>
        </w:pPrChange>
      </w:pPr>
      <w:del w:id="143" w:author="Giri, Vidyashankar (GDC SOC)" w:date="2018-07-22T22:42:00Z">
        <w:r w:rsidRPr="00F74928" w:rsidDel="00C205DF">
          <w:rPr>
            <w:rFonts w:ascii="Arial" w:hAnsi="Arial"/>
            <w:b/>
            <w:sz w:val="24"/>
            <w:szCs w:val="24"/>
            <w:rPrChange w:id="144" w:author="Giri, Vidyashankar (GDC SOC)" w:date="2018-07-23T06:31:00Z">
              <w:rPr/>
            </w:rPrChange>
          </w:rPr>
          <w:delText>3.1 CHM Agent</w:delText>
        </w:r>
        <w:r w:rsidRPr="00F74928" w:rsidDel="00C205DF">
          <w:rPr>
            <w:rFonts w:ascii="Arial" w:hAnsi="Arial"/>
            <w:b/>
            <w:sz w:val="24"/>
            <w:szCs w:val="24"/>
            <w:rPrChange w:id="145" w:author="Giri, Vidyashankar (GDC SOC)" w:date="2018-07-23T06:31:00Z">
              <w:rPr/>
            </w:rPrChange>
          </w:rPr>
          <w:tab/>
        </w:r>
        <w:r w:rsidRPr="00F74928" w:rsidDel="00C205DF">
          <w:rPr>
            <w:rFonts w:ascii="Arial" w:hAnsi="Arial"/>
            <w:b/>
            <w:sz w:val="24"/>
            <w:szCs w:val="24"/>
            <w:rPrChange w:id="146" w:author="Giri, Vidyashankar (GDC SOC)" w:date="2018-07-23T06:31:00Z">
              <w:rPr/>
            </w:rPrChange>
          </w:rPr>
          <w:fldChar w:fldCharType="begin"/>
        </w:r>
        <w:r w:rsidRPr="00F74928" w:rsidDel="00C205DF">
          <w:rPr>
            <w:rFonts w:ascii="Arial" w:hAnsi="Arial"/>
            <w:b/>
            <w:sz w:val="24"/>
            <w:szCs w:val="24"/>
            <w:rPrChange w:id="147" w:author="Giri, Vidyashankar (GDC SOC)" w:date="2018-07-23T06:31:00Z">
              <w:rPr/>
            </w:rPrChange>
          </w:rPr>
          <w:delInstrText xml:space="preserve"> PAGEREF _Toc5 \h </w:delInstrText>
        </w:r>
        <w:r w:rsidRPr="00F74928" w:rsidDel="00C205DF">
          <w:rPr>
            <w:rFonts w:ascii="Arial" w:hAnsi="Arial"/>
            <w:b/>
            <w:rPrChange w:id="148" w:author="Giri, Vidyashankar (GDC SOC)" w:date="2018-07-23T06:31:00Z">
              <w:rPr>
                <w:rFonts w:ascii="Arial" w:hAnsi="Arial"/>
                <w:b/>
              </w:rPr>
            </w:rPrChange>
          </w:rPr>
        </w:r>
        <w:r w:rsidRPr="00F74928" w:rsidDel="00C205DF">
          <w:rPr>
            <w:rFonts w:ascii="Arial" w:hAnsi="Arial"/>
            <w:b/>
            <w:sz w:val="24"/>
            <w:szCs w:val="24"/>
            <w:rPrChange w:id="149" w:author="Giri, Vidyashankar (GDC SOC)" w:date="2018-07-23T06:31:00Z">
              <w:rPr/>
            </w:rPrChange>
          </w:rPr>
          <w:fldChar w:fldCharType="separate"/>
        </w:r>
        <w:r w:rsidRPr="00F74928" w:rsidDel="00C205DF">
          <w:rPr>
            <w:rFonts w:ascii="Arial" w:hAnsi="Arial"/>
            <w:b/>
            <w:sz w:val="24"/>
            <w:szCs w:val="24"/>
            <w:rPrChange w:id="150" w:author="Giri, Vidyashankar (GDC SOC)" w:date="2018-07-23T06:31:00Z">
              <w:rPr/>
            </w:rPrChange>
          </w:rPr>
          <w:delText>3</w:delText>
        </w:r>
        <w:r w:rsidRPr="00F74928" w:rsidDel="00C205DF">
          <w:rPr>
            <w:rFonts w:ascii="Arial" w:hAnsi="Arial"/>
            <w:b/>
            <w:sz w:val="24"/>
            <w:szCs w:val="24"/>
            <w:rPrChange w:id="151" w:author="Giri, Vidyashankar (GDC SOC)" w:date="2018-07-23T06:31:00Z">
              <w:rPr/>
            </w:rPrChange>
          </w:rPr>
          <w:fldChar w:fldCharType="end"/>
        </w:r>
      </w:del>
    </w:p>
    <w:p w:rsidR="000A7CFA" w:rsidRPr="00F74928" w:rsidDel="00C205DF" w:rsidRDefault="003B0CF7">
      <w:pPr>
        <w:pStyle w:val="TOC3"/>
        <w:rPr>
          <w:del w:id="152" w:author="Giri, Vidyashankar (GDC SOC)" w:date="2018-07-22T22:42:00Z"/>
          <w:rFonts w:ascii="Arial" w:hAnsi="Arial"/>
          <w:b/>
          <w:sz w:val="24"/>
          <w:szCs w:val="24"/>
          <w:rPrChange w:id="153" w:author="Giri, Vidyashankar (GDC SOC)" w:date="2018-07-23T06:31:00Z">
            <w:rPr>
              <w:del w:id="154" w:author="Giri, Vidyashankar (GDC SOC)" w:date="2018-07-22T22:42:00Z"/>
              <w:rFonts w:ascii="Calibri" w:eastAsia="Calibri" w:hAnsi="Calibri" w:cs="Calibri"/>
              <w:color w:val="000000"/>
              <w:sz w:val="22"/>
              <w:szCs w:val="22"/>
              <w:u w:color="000000"/>
            </w:rPr>
          </w:rPrChange>
        </w:rPr>
        <w:pPrChange w:id="155" w:author="Giri, Vidyashankar (GDC SOC)" w:date="2018-07-23T06:31:00Z">
          <w:pPr>
            <w:tabs>
              <w:tab w:val="right" w:leader="dot" w:pos="10060"/>
            </w:tabs>
            <w:ind w:left="504"/>
          </w:pPr>
        </w:pPrChange>
      </w:pPr>
      <w:del w:id="156" w:author="Giri, Vidyashankar (GDC SOC)" w:date="2018-07-22T22:42:00Z">
        <w:r w:rsidRPr="00F74928" w:rsidDel="00C205DF">
          <w:rPr>
            <w:rFonts w:ascii="Arial" w:hAnsi="Arial"/>
            <w:b/>
            <w:sz w:val="24"/>
            <w:szCs w:val="24"/>
            <w:rPrChange w:id="157" w:author="Giri, Vidyashankar (GDC SOC)" w:date="2018-07-23T06:31:00Z">
              <w:rPr>
                <w:rFonts w:ascii="Calibri" w:eastAsia="Calibri" w:hAnsi="Calibri" w:cs="Calibri"/>
                <w:color w:val="000000"/>
                <w:sz w:val="22"/>
                <w:szCs w:val="22"/>
                <w:u w:color="000000"/>
              </w:rPr>
            </w:rPrChange>
          </w:rPr>
          <w:delText>3.1.1 Requirements</w:delText>
        </w:r>
        <w:r w:rsidRPr="00F74928" w:rsidDel="00C205DF">
          <w:rPr>
            <w:rFonts w:ascii="Arial" w:hAnsi="Arial"/>
            <w:b/>
            <w:sz w:val="24"/>
            <w:szCs w:val="24"/>
            <w:rPrChange w:id="158"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159"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160" w:author="Giri, Vidyashankar (GDC SOC)" w:date="2018-07-23T06:31:00Z">
              <w:rPr>
                <w:rFonts w:ascii="Calibri" w:eastAsia="Calibri" w:hAnsi="Calibri" w:cs="Calibri"/>
                <w:color w:val="000000"/>
                <w:sz w:val="22"/>
                <w:szCs w:val="22"/>
                <w:u w:color="000000"/>
              </w:rPr>
            </w:rPrChange>
          </w:rPr>
          <w:delInstrText xml:space="preserve"> PAGEREF _Toc6 \h </w:delInstrText>
        </w:r>
        <w:r w:rsidRPr="00F74928" w:rsidDel="00C205DF">
          <w:rPr>
            <w:rFonts w:ascii="Arial" w:hAnsi="Arial"/>
            <w:b/>
            <w:rPrChange w:id="161" w:author="Giri, Vidyashankar (GDC SOC)" w:date="2018-07-23T06:31:00Z">
              <w:rPr>
                <w:rFonts w:ascii="Arial" w:hAnsi="Arial"/>
                <w:b/>
              </w:rPr>
            </w:rPrChange>
          </w:rPr>
        </w:r>
        <w:r w:rsidRPr="00F74928" w:rsidDel="00C205DF">
          <w:rPr>
            <w:rFonts w:ascii="Arial" w:hAnsi="Arial"/>
            <w:b/>
            <w:sz w:val="24"/>
            <w:szCs w:val="24"/>
            <w:rPrChange w:id="162"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163" w:author="Giri, Vidyashankar (GDC SOC)" w:date="2018-07-23T06:31:00Z">
              <w:rPr>
                <w:rFonts w:ascii="Calibri" w:eastAsia="Calibri" w:hAnsi="Calibri" w:cs="Calibri"/>
                <w:color w:val="000000"/>
                <w:sz w:val="22"/>
                <w:szCs w:val="22"/>
                <w:u w:color="000000"/>
              </w:rPr>
            </w:rPrChange>
          </w:rPr>
          <w:delText>3</w:delText>
        </w:r>
        <w:r w:rsidRPr="00F74928" w:rsidDel="00C205DF">
          <w:rPr>
            <w:rFonts w:ascii="Arial" w:hAnsi="Arial"/>
            <w:b/>
            <w:sz w:val="24"/>
            <w:szCs w:val="24"/>
            <w:rPrChange w:id="164"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pPr>
        <w:pStyle w:val="TOC3"/>
        <w:rPr>
          <w:del w:id="165" w:author="Giri, Vidyashankar (GDC SOC)" w:date="2018-07-22T22:42:00Z"/>
          <w:rFonts w:ascii="Arial" w:hAnsi="Arial"/>
          <w:b/>
          <w:sz w:val="24"/>
          <w:szCs w:val="24"/>
          <w:rPrChange w:id="166" w:author="Giri, Vidyashankar (GDC SOC)" w:date="2018-07-23T06:31:00Z">
            <w:rPr>
              <w:del w:id="167" w:author="Giri, Vidyashankar (GDC SOC)" w:date="2018-07-22T22:42:00Z"/>
              <w:rFonts w:ascii="Calibri" w:eastAsia="Calibri" w:hAnsi="Calibri" w:cs="Calibri"/>
              <w:color w:val="000000"/>
              <w:sz w:val="22"/>
              <w:szCs w:val="22"/>
              <w:u w:color="000000"/>
            </w:rPr>
          </w:rPrChange>
        </w:rPr>
        <w:pPrChange w:id="168" w:author="Giri, Vidyashankar (GDC SOC)" w:date="2018-07-23T06:31:00Z">
          <w:pPr>
            <w:tabs>
              <w:tab w:val="right" w:leader="dot" w:pos="10060"/>
            </w:tabs>
            <w:ind w:left="504"/>
          </w:pPr>
        </w:pPrChange>
      </w:pPr>
      <w:del w:id="169" w:author="Giri, Vidyashankar (GDC SOC)" w:date="2018-07-22T22:42:00Z">
        <w:r w:rsidRPr="00F74928" w:rsidDel="00C205DF">
          <w:rPr>
            <w:rFonts w:ascii="Arial" w:hAnsi="Arial"/>
            <w:b/>
            <w:sz w:val="24"/>
            <w:szCs w:val="24"/>
            <w:rPrChange w:id="170" w:author="Giri, Vidyashankar (GDC SOC)" w:date="2018-07-23T06:31:00Z">
              <w:rPr>
                <w:rFonts w:ascii="Calibri" w:eastAsia="Calibri" w:hAnsi="Calibri" w:cs="Calibri"/>
                <w:color w:val="000000"/>
                <w:sz w:val="22"/>
                <w:szCs w:val="22"/>
                <w:u w:color="000000"/>
              </w:rPr>
            </w:rPrChange>
          </w:rPr>
          <w:delText>3.1.2 Installation</w:delText>
        </w:r>
        <w:r w:rsidRPr="00F74928" w:rsidDel="00C205DF">
          <w:rPr>
            <w:rFonts w:ascii="Arial" w:hAnsi="Arial"/>
            <w:b/>
            <w:sz w:val="24"/>
            <w:szCs w:val="24"/>
            <w:rPrChange w:id="171"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172"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173" w:author="Giri, Vidyashankar (GDC SOC)" w:date="2018-07-23T06:31:00Z">
              <w:rPr>
                <w:rFonts w:ascii="Calibri" w:eastAsia="Calibri" w:hAnsi="Calibri" w:cs="Calibri"/>
                <w:color w:val="000000"/>
                <w:sz w:val="22"/>
                <w:szCs w:val="22"/>
                <w:u w:color="000000"/>
              </w:rPr>
            </w:rPrChange>
          </w:rPr>
          <w:delInstrText xml:space="preserve"> PAGEREF _Toc7 \h </w:delInstrText>
        </w:r>
        <w:r w:rsidRPr="00F74928" w:rsidDel="00C205DF">
          <w:rPr>
            <w:rFonts w:ascii="Arial" w:hAnsi="Arial"/>
            <w:b/>
            <w:rPrChange w:id="174" w:author="Giri, Vidyashankar (GDC SOC)" w:date="2018-07-23T06:31:00Z">
              <w:rPr>
                <w:rFonts w:ascii="Arial" w:hAnsi="Arial"/>
                <w:b/>
              </w:rPr>
            </w:rPrChange>
          </w:rPr>
        </w:r>
        <w:r w:rsidRPr="00F74928" w:rsidDel="00C205DF">
          <w:rPr>
            <w:rFonts w:ascii="Arial" w:hAnsi="Arial"/>
            <w:b/>
            <w:sz w:val="24"/>
            <w:szCs w:val="24"/>
            <w:rPrChange w:id="175"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176" w:author="Giri, Vidyashankar (GDC SOC)" w:date="2018-07-23T06:31:00Z">
              <w:rPr>
                <w:rFonts w:ascii="Calibri" w:eastAsia="Calibri" w:hAnsi="Calibri" w:cs="Calibri"/>
                <w:color w:val="000000"/>
                <w:sz w:val="22"/>
                <w:szCs w:val="22"/>
                <w:u w:color="000000"/>
              </w:rPr>
            </w:rPrChange>
          </w:rPr>
          <w:delText>3</w:delText>
        </w:r>
        <w:r w:rsidRPr="00F74928" w:rsidDel="00C205DF">
          <w:rPr>
            <w:rFonts w:ascii="Arial" w:hAnsi="Arial"/>
            <w:b/>
            <w:sz w:val="24"/>
            <w:szCs w:val="24"/>
            <w:rPrChange w:id="177"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pPr>
        <w:pStyle w:val="TOC3"/>
        <w:rPr>
          <w:del w:id="178" w:author="Giri, Vidyashankar (GDC SOC)" w:date="2018-07-22T22:42:00Z"/>
          <w:rFonts w:ascii="Arial" w:hAnsi="Arial"/>
          <w:b/>
          <w:sz w:val="24"/>
          <w:szCs w:val="24"/>
          <w:rPrChange w:id="179" w:author="Giri, Vidyashankar (GDC SOC)" w:date="2018-07-23T06:31:00Z">
            <w:rPr>
              <w:del w:id="180" w:author="Giri, Vidyashankar (GDC SOC)" w:date="2018-07-22T22:42:00Z"/>
            </w:rPr>
          </w:rPrChange>
        </w:rPr>
        <w:pPrChange w:id="181" w:author="Giri, Vidyashankar (GDC SOC)" w:date="2018-07-23T06:31:00Z">
          <w:pPr>
            <w:pStyle w:val="TOC2"/>
          </w:pPr>
        </w:pPrChange>
      </w:pPr>
      <w:del w:id="182" w:author="Giri, Vidyashankar (GDC SOC)" w:date="2018-07-22T22:42:00Z">
        <w:r w:rsidRPr="00F74928" w:rsidDel="00C205DF">
          <w:rPr>
            <w:rFonts w:ascii="Arial" w:hAnsi="Arial"/>
            <w:b/>
            <w:sz w:val="24"/>
            <w:szCs w:val="24"/>
            <w:rPrChange w:id="183" w:author="Giri, Vidyashankar (GDC SOC)" w:date="2018-07-23T06:31:00Z">
              <w:rPr/>
            </w:rPrChange>
          </w:rPr>
          <w:delText>3.2 CHM Manager</w:delText>
        </w:r>
        <w:r w:rsidRPr="00F74928" w:rsidDel="00C205DF">
          <w:rPr>
            <w:rFonts w:ascii="Arial" w:hAnsi="Arial"/>
            <w:b/>
            <w:sz w:val="24"/>
            <w:szCs w:val="24"/>
            <w:rPrChange w:id="184" w:author="Giri, Vidyashankar (GDC SOC)" w:date="2018-07-23T06:31:00Z">
              <w:rPr/>
            </w:rPrChange>
          </w:rPr>
          <w:tab/>
        </w:r>
        <w:r w:rsidRPr="00F74928" w:rsidDel="00C205DF">
          <w:rPr>
            <w:rFonts w:ascii="Arial" w:hAnsi="Arial"/>
            <w:b/>
            <w:sz w:val="24"/>
            <w:szCs w:val="24"/>
            <w:rPrChange w:id="185" w:author="Giri, Vidyashankar (GDC SOC)" w:date="2018-07-23T06:31:00Z">
              <w:rPr/>
            </w:rPrChange>
          </w:rPr>
          <w:fldChar w:fldCharType="begin"/>
        </w:r>
        <w:r w:rsidRPr="00F74928" w:rsidDel="00C205DF">
          <w:rPr>
            <w:rFonts w:ascii="Arial" w:hAnsi="Arial"/>
            <w:b/>
            <w:sz w:val="24"/>
            <w:szCs w:val="24"/>
            <w:rPrChange w:id="186" w:author="Giri, Vidyashankar (GDC SOC)" w:date="2018-07-23T06:31:00Z">
              <w:rPr/>
            </w:rPrChange>
          </w:rPr>
          <w:delInstrText xml:space="preserve"> PAGEREF _Toc8 \h </w:delInstrText>
        </w:r>
        <w:r w:rsidRPr="00F74928" w:rsidDel="00C205DF">
          <w:rPr>
            <w:rFonts w:ascii="Arial" w:hAnsi="Arial"/>
            <w:b/>
            <w:rPrChange w:id="187" w:author="Giri, Vidyashankar (GDC SOC)" w:date="2018-07-23T06:31:00Z">
              <w:rPr>
                <w:rFonts w:ascii="Arial" w:hAnsi="Arial"/>
                <w:b/>
              </w:rPr>
            </w:rPrChange>
          </w:rPr>
        </w:r>
        <w:r w:rsidRPr="00F74928" w:rsidDel="00C205DF">
          <w:rPr>
            <w:rFonts w:ascii="Arial" w:hAnsi="Arial"/>
            <w:b/>
            <w:sz w:val="24"/>
            <w:szCs w:val="24"/>
            <w:rPrChange w:id="188" w:author="Giri, Vidyashankar (GDC SOC)" w:date="2018-07-23T06:31:00Z">
              <w:rPr/>
            </w:rPrChange>
          </w:rPr>
          <w:fldChar w:fldCharType="separate"/>
        </w:r>
        <w:r w:rsidRPr="00F74928" w:rsidDel="00C205DF">
          <w:rPr>
            <w:rFonts w:ascii="Arial" w:hAnsi="Arial"/>
            <w:b/>
            <w:sz w:val="24"/>
            <w:szCs w:val="24"/>
            <w:rPrChange w:id="189" w:author="Giri, Vidyashankar (GDC SOC)" w:date="2018-07-23T06:31:00Z">
              <w:rPr/>
            </w:rPrChange>
          </w:rPr>
          <w:delText>4</w:delText>
        </w:r>
        <w:r w:rsidRPr="00F74928" w:rsidDel="00C205DF">
          <w:rPr>
            <w:rFonts w:ascii="Arial" w:hAnsi="Arial"/>
            <w:b/>
            <w:sz w:val="24"/>
            <w:szCs w:val="24"/>
            <w:rPrChange w:id="190" w:author="Giri, Vidyashankar (GDC SOC)" w:date="2018-07-23T06:31:00Z">
              <w:rPr/>
            </w:rPrChange>
          </w:rPr>
          <w:fldChar w:fldCharType="end"/>
        </w:r>
      </w:del>
    </w:p>
    <w:p w:rsidR="000A7CFA" w:rsidRPr="00F74928" w:rsidDel="00C205DF" w:rsidRDefault="003B0CF7">
      <w:pPr>
        <w:pStyle w:val="TOC3"/>
        <w:rPr>
          <w:del w:id="191" w:author="Giri, Vidyashankar (GDC SOC)" w:date="2018-07-22T22:42:00Z"/>
          <w:rFonts w:ascii="Arial" w:hAnsi="Arial"/>
          <w:b/>
          <w:sz w:val="24"/>
          <w:szCs w:val="24"/>
          <w:rPrChange w:id="192" w:author="Giri, Vidyashankar (GDC SOC)" w:date="2018-07-23T06:31:00Z">
            <w:rPr>
              <w:del w:id="193" w:author="Giri, Vidyashankar (GDC SOC)" w:date="2018-07-22T22:42:00Z"/>
              <w:rFonts w:ascii="Calibri" w:eastAsia="Calibri" w:hAnsi="Calibri" w:cs="Calibri"/>
              <w:color w:val="000000"/>
              <w:sz w:val="22"/>
              <w:szCs w:val="22"/>
              <w:u w:color="000000"/>
            </w:rPr>
          </w:rPrChange>
        </w:rPr>
        <w:pPrChange w:id="194" w:author="Giri, Vidyashankar (GDC SOC)" w:date="2018-07-23T06:31:00Z">
          <w:pPr>
            <w:tabs>
              <w:tab w:val="right" w:leader="dot" w:pos="10060"/>
            </w:tabs>
            <w:ind w:left="504"/>
          </w:pPr>
        </w:pPrChange>
      </w:pPr>
      <w:del w:id="195" w:author="Giri, Vidyashankar (GDC SOC)" w:date="2018-07-22T22:42:00Z">
        <w:r w:rsidRPr="00F74928" w:rsidDel="00C205DF">
          <w:rPr>
            <w:rFonts w:ascii="Arial" w:hAnsi="Arial"/>
            <w:b/>
            <w:sz w:val="24"/>
            <w:szCs w:val="24"/>
            <w:rPrChange w:id="196" w:author="Giri, Vidyashankar (GDC SOC)" w:date="2018-07-23T06:31:00Z">
              <w:rPr>
                <w:rFonts w:ascii="Calibri" w:eastAsia="Calibri" w:hAnsi="Calibri" w:cs="Calibri"/>
                <w:color w:val="000000"/>
                <w:sz w:val="22"/>
                <w:szCs w:val="22"/>
                <w:u w:color="000000"/>
              </w:rPr>
            </w:rPrChange>
          </w:rPr>
          <w:delText>3.2.1 Requirements</w:delText>
        </w:r>
        <w:r w:rsidRPr="00F74928" w:rsidDel="00C205DF">
          <w:rPr>
            <w:rFonts w:ascii="Arial" w:hAnsi="Arial"/>
            <w:b/>
            <w:sz w:val="24"/>
            <w:szCs w:val="24"/>
            <w:rPrChange w:id="197"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198"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199" w:author="Giri, Vidyashankar (GDC SOC)" w:date="2018-07-23T06:31:00Z">
              <w:rPr>
                <w:rFonts w:ascii="Calibri" w:eastAsia="Calibri" w:hAnsi="Calibri" w:cs="Calibri"/>
                <w:color w:val="000000"/>
                <w:sz w:val="22"/>
                <w:szCs w:val="22"/>
                <w:u w:color="000000"/>
              </w:rPr>
            </w:rPrChange>
          </w:rPr>
          <w:delInstrText xml:space="preserve"> PAGEREF _Toc9 \h </w:delInstrText>
        </w:r>
        <w:r w:rsidRPr="00F74928" w:rsidDel="00C205DF">
          <w:rPr>
            <w:rFonts w:ascii="Arial" w:hAnsi="Arial"/>
            <w:b/>
            <w:rPrChange w:id="200" w:author="Giri, Vidyashankar (GDC SOC)" w:date="2018-07-23T06:31:00Z">
              <w:rPr>
                <w:rFonts w:ascii="Arial" w:hAnsi="Arial"/>
                <w:b/>
              </w:rPr>
            </w:rPrChange>
          </w:rPr>
        </w:r>
        <w:r w:rsidRPr="00F74928" w:rsidDel="00C205DF">
          <w:rPr>
            <w:rFonts w:ascii="Arial" w:hAnsi="Arial"/>
            <w:b/>
            <w:sz w:val="24"/>
            <w:szCs w:val="24"/>
            <w:rPrChange w:id="201"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202" w:author="Giri, Vidyashankar (GDC SOC)" w:date="2018-07-23T06:31:00Z">
              <w:rPr>
                <w:rFonts w:ascii="Calibri" w:eastAsia="Calibri" w:hAnsi="Calibri" w:cs="Calibri"/>
                <w:color w:val="000000"/>
                <w:sz w:val="22"/>
                <w:szCs w:val="22"/>
                <w:u w:color="000000"/>
              </w:rPr>
            </w:rPrChange>
          </w:rPr>
          <w:delText>4</w:delText>
        </w:r>
        <w:r w:rsidRPr="00F74928" w:rsidDel="00C205DF">
          <w:rPr>
            <w:rFonts w:ascii="Arial" w:hAnsi="Arial"/>
            <w:b/>
            <w:sz w:val="24"/>
            <w:szCs w:val="24"/>
            <w:rPrChange w:id="203"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pPr>
        <w:pStyle w:val="TOC3"/>
        <w:rPr>
          <w:del w:id="204" w:author="Giri, Vidyashankar (GDC SOC)" w:date="2018-07-22T22:42:00Z"/>
          <w:rFonts w:ascii="Arial" w:hAnsi="Arial"/>
          <w:b/>
          <w:sz w:val="24"/>
          <w:szCs w:val="24"/>
          <w:rPrChange w:id="205" w:author="Giri, Vidyashankar (GDC SOC)" w:date="2018-07-23T06:31:00Z">
            <w:rPr>
              <w:del w:id="206" w:author="Giri, Vidyashankar (GDC SOC)" w:date="2018-07-22T22:42:00Z"/>
              <w:rFonts w:ascii="Calibri" w:eastAsia="Calibri" w:hAnsi="Calibri" w:cs="Calibri"/>
              <w:color w:val="000000"/>
              <w:sz w:val="22"/>
              <w:szCs w:val="22"/>
              <w:u w:color="000000"/>
            </w:rPr>
          </w:rPrChange>
        </w:rPr>
        <w:pPrChange w:id="207" w:author="Giri, Vidyashankar (GDC SOC)" w:date="2018-07-23T06:31:00Z">
          <w:pPr>
            <w:tabs>
              <w:tab w:val="right" w:leader="dot" w:pos="10060"/>
            </w:tabs>
            <w:ind w:left="504"/>
          </w:pPr>
        </w:pPrChange>
      </w:pPr>
      <w:del w:id="208" w:author="Giri, Vidyashankar (GDC SOC)" w:date="2018-07-22T22:42:00Z">
        <w:r w:rsidRPr="00F74928" w:rsidDel="00C205DF">
          <w:rPr>
            <w:rFonts w:ascii="Arial" w:hAnsi="Arial"/>
            <w:b/>
            <w:sz w:val="24"/>
            <w:szCs w:val="24"/>
            <w:rPrChange w:id="209" w:author="Giri, Vidyashankar (GDC SOC)" w:date="2018-07-23T06:31:00Z">
              <w:rPr>
                <w:rFonts w:ascii="Calibri" w:eastAsia="Calibri" w:hAnsi="Calibri" w:cs="Calibri"/>
                <w:color w:val="000000"/>
                <w:sz w:val="22"/>
                <w:szCs w:val="22"/>
                <w:u w:color="000000"/>
              </w:rPr>
            </w:rPrChange>
          </w:rPr>
          <w:delText>3.2.2 Installation</w:delText>
        </w:r>
        <w:r w:rsidRPr="00F74928" w:rsidDel="00C205DF">
          <w:rPr>
            <w:rFonts w:ascii="Arial" w:hAnsi="Arial"/>
            <w:b/>
            <w:sz w:val="24"/>
            <w:szCs w:val="24"/>
            <w:rPrChange w:id="210"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211"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212" w:author="Giri, Vidyashankar (GDC SOC)" w:date="2018-07-23T06:31:00Z">
              <w:rPr>
                <w:rFonts w:ascii="Calibri" w:eastAsia="Calibri" w:hAnsi="Calibri" w:cs="Calibri"/>
                <w:color w:val="000000"/>
                <w:sz w:val="22"/>
                <w:szCs w:val="22"/>
                <w:u w:color="000000"/>
              </w:rPr>
            </w:rPrChange>
          </w:rPr>
          <w:delInstrText xml:space="preserve"> PAGEREF _Toc10 \h </w:delInstrText>
        </w:r>
        <w:r w:rsidRPr="00F74928" w:rsidDel="00C205DF">
          <w:rPr>
            <w:rFonts w:ascii="Arial" w:hAnsi="Arial"/>
            <w:b/>
            <w:rPrChange w:id="213" w:author="Giri, Vidyashankar (GDC SOC)" w:date="2018-07-23T06:31:00Z">
              <w:rPr>
                <w:rFonts w:ascii="Arial" w:hAnsi="Arial"/>
                <w:b/>
              </w:rPr>
            </w:rPrChange>
          </w:rPr>
        </w:r>
        <w:r w:rsidRPr="00F74928" w:rsidDel="00C205DF">
          <w:rPr>
            <w:rFonts w:ascii="Arial" w:hAnsi="Arial"/>
            <w:b/>
            <w:sz w:val="24"/>
            <w:szCs w:val="24"/>
            <w:rPrChange w:id="214"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215" w:author="Giri, Vidyashankar (GDC SOC)" w:date="2018-07-23T06:31:00Z">
              <w:rPr>
                <w:rFonts w:ascii="Calibri" w:eastAsia="Calibri" w:hAnsi="Calibri" w:cs="Calibri"/>
                <w:color w:val="000000"/>
                <w:sz w:val="22"/>
                <w:szCs w:val="22"/>
                <w:u w:color="000000"/>
              </w:rPr>
            </w:rPrChange>
          </w:rPr>
          <w:delText>4</w:delText>
        </w:r>
        <w:r w:rsidRPr="00F74928" w:rsidDel="00C205DF">
          <w:rPr>
            <w:rFonts w:ascii="Arial" w:hAnsi="Arial"/>
            <w:b/>
            <w:sz w:val="24"/>
            <w:szCs w:val="24"/>
            <w:rPrChange w:id="216"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pPr>
        <w:pStyle w:val="TOC3"/>
        <w:rPr>
          <w:del w:id="217" w:author="Giri, Vidyashankar (GDC SOC)" w:date="2018-07-22T22:42:00Z"/>
          <w:rFonts w:ascii="Arial" w:hAnsi="Arial"/>
          <w:b/>
          <w:sz w:val="24"/>
          <w:szCs w:val="24"/>
          <w:rPrChange w:id="218" w:author="Giri, Vidyashankar (GDC SOC)" w:date="2018-07-23T06:31:00Z">
            <w:rPr>
              <w:del w:id="219" w:author="Giri, Vidyashankar (GDC SOC)" w:date="2018-07-22T22:42:00Z"/>
              <w:rFonts w:ascii="Calibri" w:eastAsia="Calibri" w:hAnsi="Calibri" w:cs="Calibri"/>
              <w:color w:val="000000"/>
              <w:sz w:val="22"/>
              <w:szCs w:val="22"/>
              <w:u w:color="000000"/>
            </w:rPr>
          </w:rPrChange>
        </w:rPr>
        <w:pPrChange w:id="220" w:author="Giri, Vidyashankar (GDC SOC)" w:date="2018-07-23T06:31:00Z">
          <w:pPr>
            <w:tabs>
              <w:tab w:val="right" w:leader="dot" w:pos="10060"/>
            </w:tabs>
            <w:ind w:left="504"/>
          </w:pPr>
        </w:pPrChange>
      </w:pPr>
      <w:del w:id="221" w:author="Giri, Vidyashankar (GDC SOC)" w:date="2018-07-22T22:42:00Z">
        <w:r w:rsidRPr="00F74928" w:rsidDel="00C205DF">
          <w:rPr>
            <w:rFonts w:ascii="Arial" w:hAnsi="Arial"/>
            <w:b/>
            <w:sz w:val="24"/>
            <w:szCs w:val="24"/>
            <w:rPrChange w:id="222" w:author="Giri, Vidyashankar (GDC SOC)" w:date="2018-07-23T06:31:00Z">
              <w:rPr>
                <w:rFonts w:ascii="Calibri" w:eastAsia="Calibri" w:hAnsi="Calibri" w:cs="Calibri"/>
                <w:color w:val="000000"/>
                <w:sz w:val="22"/>
                <w:szCs w:val="22"/>
                <w:u w:color="000000"/>
              </w:rPr>
            </w:rPrChange>
          </w:rPr>
          <w:delText>3.2.3 Configuration</w:delText>
        </w:r>
        <w:r w:rsidRPr="00F74928" w:rsidDel="00C205DF">
          <w:rPr>
            <w:rFonts w:ascii="Arial" w:hAnsi="Arial"/>
            <w:b/>
            <w:sz w:val="24"/>
            <w:szCs w:val="24"/>
            <w:rPrChange w:id="223"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224"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225" w:author="Giri, Vidyashankar (GDC SOC)" w:date="2018-07-23T06:31:00Z">
              <w:rPr>
                <w:rFonts w:ascii="Calibri" w:eastAsia="Calibri" w:hAnsi="Calibri" w:cs="Calibri"/>
                <w:color w:val="000000"/>
                <w:sz w:val="22"/>
                <w:szCs w:val="22"/>
                <w:u w:color="000000"/>
              </w:rPr>
            </w:rPrChange>
          </w:rPr>
          <w:delInstrText xml:space="preserve"> PAGEREF _Toc11 \h </w:delInstrText>
        </w:r>
        <w:r w:rsidRPr="00F74928" w:rsidDel="00C205DF">
          <w:rPr>
            <w:rFonts w:ascii="Arial" w:hAnsi="Arial"/>
            <w:b/>
            <w:rPrChange w:id="226" w:author="Giri, Vidyashankar (GDC SOC)" w:date="2018-07-23T06:31:00Z">
              <w:rPr>
                <w:rFonts w:ascii="Arial" w:hAnsi="Arial"/>
                <w:b/>
              </w:rPr>
            </w:rPrChange>
          </w:rPr>
        </w:r>
        <w:r w:rsidRPr="00F74928" w:rsidDel="00C205DF">
          <w:rPr>
            <w:rFonts w:ascii="Arial" w:hAnsi="Arial"/>
            <w:b/>
            <w:sz w:val="24"/>
            <w:szCs w:val="24"/>
            <w:rPrChange w:id="227"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228" w:author="Giri, Vidyashankar (GDC SOC)" w:date="2018-07-23T06:31:00Z">
              <w:rPr>
                <w:rFonts w:ascii="Calibri" w:eastAsia="Calibri" w:hAnsi="Calibri" w:cs="Calibri"/>
                <w:color w:val="000000"/>
                <w:sz w:val="22"/>
                <w:szCs w:val="22"/>
                <w:u w:color="000000"/>
              </w:rPr>
            </w:rPrChange>
          </w:rPr>
          <w:delText>5</w:delText>
        </w:r>
        <w:r w:rsidRPr="00F74928" w:rsidDel="00C205DF">
          <w:rPr>
            <w:rFonts w:ascii="Arial" w:hAnsi="Arial"/>
            <w:b/>
            <w:sz w:val="24"/>
            <w:szCs w:val="24"/>
            <w:rPrChange w:id="229"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pPr>
        <w:pStyle w:val="TOC3"/>
        <w:rPr>
          <w:del w:id="230" w:author="Giri, Vidyashankar (GDC SOC)" w:date="2018-07-22T22:42:00Z"/>
          <w:rFonts w:ascii="Arial" w:hAnsi="Arial"/>
          <w:b/>
          <w:sz w:val="24"/>
          <w:szCs w:val="24"/>
          <w:rPrChange w:id="231" w:author="Giri, Vidyashankar (GDC SOC)" w:date="2018-07-23T06:31:00Z">
            <w:rPr>
              <w:del w:id="232" w:author="Giri, Vidyashankar (GDC SOC)" w:date="2018-07-22T22:42:00Z"/>
            </w:rPr>
          </w:rPrChange>
        </w:rPr>
      </w:pPr>
      <w:del w:id="233" w:author="Giri, Vidyashankar (GDC SOC)" w:date="2018-07-22T22:42:00Z">
        <w:r w:rsidRPr="00F74928" w:rsidDel="00C205DF">
          <w:rPr>
            <w:rFonts w:ascii="Arial" w:hAnsi="Arial"/>
            <w:b/>
            <w:sz w:val="24"/>
            <w:szCs w:val="24"/>
            <w:rPrChange w:id="234" w:author="Giri, Vidyashankar (GDC SOC)" w:date="2018-07-23T06:31:00Z">
              <w:rPr/>
            </w:rPrChange>
          </w:rPr>
          <w:delText>Chapter 4 UI Configuration</w:delText>
        </w:r>
        <w:r w:rsidRPr="00F74928" w:rsidDel="00C205DF">
          <w:rPr>
            <w:rFonts w:ascii="Arial" w:hAnsi="Arial"/>
            <w:b/>
            <w:sz w:val="24"/>
            <w:szCs w:val="24"/>
            <w:rPrChange w:id="235" w:author="Giri, Vidyashankar (GDC SOC)" w:date="2018-07-23T06:31:00Z">
              <w:rPr/>
            </w:rPrChange>
          </w:rPr>
          <w:tab/>
        </w:r>
        <w:r w:rsidRPr="00F74928" w:rsidDel="00C205DF">
          <w:rPr>
            <w:rFonts w:ascii="Arial" w:hAnsi="Arial"/>
            <w:b/>
            <w:sz w:val="24"/>
            <w:szCs w:val="24"/>
            <w:rPrChange w:id="236" w:author="Giri, Vidyashankar (GDC SOC)" w:date="2018-07-23T06:31:00Z">
              <w:rPr/>
            </w:rPrChange>
          </w:rPr>
          <w:fldChar w:fldCharType="begin"/>
        </w:r>
        <w:r w:rsidRPr="00F74928" w:rsidDel="00C205DF">
          <w:rPr>
            <w:rFonts w:ascii="Arial" w:hAnsi="Arial"/>
            <w:b/>
            <w:sz w:val="24"/>
            <w:szCs w:val="24"/>
            <w:rPrChange w:id="237" w:author="Giri, Vidyashankar (GDC SOC)" w:date="2018-07-23T06:31:00Z">
              <w:rPr/>
            </w:rPrChange>
          </w:rPr>
          <w:delInstrText xml:space="preserve"> PAGEREF _Toc12 \h </w:delInstrText>
        </w:r>
        <w:r w:rsidRPr="00F74928" w:rsidDel="00C205DF">
          <w:rPr>
            <w:rFonts w:ascii="Arial" w:hAnsi="Arial"/>
            <w:b/>
            <w:rPrChange w:id="238" w:author="Giri, Vidyashankar (GDC SOC)" w:date="2018-07-23T06:31:00Z">
              <w:rPr>
                <w:rFonts w:ascii="Arial" w:hAnsi="Arial"/>
                <w:b/>
              </w:rPr>
            </w:rPrChange>
          </w:rPr>
        </w:r>
        <w:r w:rsidRPr="00F74928" w:rsidDel="00C205DF">
          <w:rPr>
            <w:rFonts w:ascii="Arial" w:hAnsi="Arial"/>
            <w:b/>
            <w:sz w:val="24"/>
            <w:szCs w:val="24"/>
            <w:rPrChange w:id="239" w:author="Giri, Vidyashankar (GDC SOC)" w:date="2018-07-23T06:31:00Z">
              <w:rPr/>
            </w:rPrChange>
          </w:rPr>
          <w:fldChar w:fldCharType="separate"/>
        </w:r>
        <w:r w:rsidRPr="00F74928" w:rsidDel="00C205DF">
          <w:rPr>
            <w:rFonts w:ascii="Arial" w:hAnsi="Arial"/>
            <w:b/>
            <w:sz w:val="24"/>
            <w:szCs w:val="24"/>
            <w:rPrChange w:id="240" w:author="Giri, Vidyashankar (GDC SOC)" w:date="2018-07-23T06:31:00Z">
              <w:rPr/>
            </w:rPrChange>
          </w:rPr>
          <w:delText>7</w:delText>
        </w:r>
        <w:r w:rsidRPr="00F74928" w:rsidDel="00C205DF">
          <w:rPr>
            <w:rFonts w:ascii="Arial" w:hAnsi="Arial"/>
            <w:b/>
            <w:sz w:val="24"/>
            <w:szCs w:val="24"/>
            <w:rPrChange w:id="241" w:author="Giri, Vidyashankar (GDC SOC)" w:date="2018-07-23T06:31:00Z">
              <w:rPr/>
            </w:rPrChange>
          </w:rPr>
          <w:fldChar w:fldCharType="end"/>
        </w:r>
      </w:del>
    </w:p>
    <w:p w:rsidR="000A7CFA" w:rsidRPr="00F74928" w:rsidDel="00C205DF" w:rsidRDefault="003B0CF7">
      <w:pPr>
        <w:pStyle w:val="TOC3"/>
        <w:rPr>
          <w:del w:id="242" w:author="Giri, Vidyashankar (GDC SOC)" w:date="2018-07-22T22:42:00Z"/>
          <w:rFonts w:ascii="Arial" w:hAnsi="Arial"/>
          <w:b/>
          <w:sz w:val="24"/>
          <w:szCs w:val="24"/>
          <w:rPrChange w:id="243" w:author="Giri, Vidyashankar (GDC SOC)" w:date="2018-07-23T06:31:00Z">
            <w:rPr>
              <w:del w:id="244" w:author="Giri, Vidyashankar (GDC SOC)" w:date="2018-07-22T22:42:00Z"/>
            </w:rPr>
          </w:rPrChange>
        </w:rPr>
      </w:pPr>
      <w:del w:id="245" w:author="Giri, Vidyashankar (GDC SOC)" w:date="2018-07-22T22:42:00Z">
        <w:r w:rsidRPr="00F74928" w:rsidDel="00C205DF">
          <w:rPr>
            <w:rFonts w:ascii="Arial" w:hAnsi="Arial"/>
            <w:b/>
            <w:sz w:val="24"/>
            <w:szCs w:val="24"/>
            <w:rPrChange w:id="246" w:author="Giri, Vidyashankar (GDC SOC)" w:date="2018-07-23T06:31:00Z">
              <w:rPr/>
            </w:rPrChange>
          </w:rPr>
          <w:delText>Appendix</w:delText>
        </w:r>
        <w:r w:rsidRPr="00F74928" w:rsidDel="00C205DF">
          <w:rPr>
            <w:rFonts w:ascii="Arial" w:hAnsi="Arial"/>
            <w:b/>
            <w:sz w:val="24"/>
            <w:szCs w:val="24"/>
            <w:rPrChange w:id="247" w:author="Giri, Vidyashankar (GDC SOC)" w:date="2018-07-23T06:31:00Z">
              <w:rPr/>
            </w:rPrChange>
          </w:rPr>
          <w:tab/>
        </w:r>
        <w:r w:rsidRPr="00F74928" w:rsidDel="00C205DF">
          <w:rPr>
            <w:rFonts w:ascii="Arial" w:hAnsi="Arial"/>
            <w:b/>
            <w:sz w:val="24"/>
            <w:szCs w:val="24"/>
            <w:rPrChange w:id="248" w:author="Giri, Vidyashankar (GDC SOC)" w:date="2018-07-23T06:31:00Z">
              <w:rPr/>
            </w:rPrChange>
          </w:rPr>
          <w:fldChar w:fldCharType="begin"/>
        </w:r>
        <w:r w:rsidRPr="00F74928" w:rsidDel="00C205DF">
          <w:rPr>
            <w:rFonts w:ascii="Arial" w:hAnsi="Arial"/>
            <w:b/>
            <w:sz w:val="24"/>
            <w:szCs w:val="24"/>
            <w:rPrChange w:id="249" w:author="Giri, Vidyashankar (GDC SOC)" w:date="2018-07-23T06:31:00Z">
              <w:rPr/>
            </w:rPrChange>
          </w:rPr>
          <w:delInstrText xml:space="preserve"> PAGEREF _Toc13 \h </w:delInstrText>
        </w:r>
        <w:r w:rsidRPr="00F74928" w:rsidDel="00C205DF">
          <w:rPr>
            <w:rFonts w:ascii="Arial" w:hAnsi="Arial"/>
            <w:b/>
            <w:rPrChange w:id="250" w:author="Giri, Vidyashankar (GDC SOC)" w:date="2018-07-23T06:31:00Z">
              <w:rPr>
                <w:rFonts w:ascii="Arial" w:hAnsi="Arial"/>
                <w:b/>
              </w:rPr>
            </w:rPrChange>
          </w:rPr>
        </w:r>
        <w:r w:rsidRPr="00F74928" w:rsidDel="00C205DF">
          <w:rPr>
            <w:rFonts w:ascii="Arial" w:hAnsi="Arial"/>
            <w:b/>
            <w:sz w:val="24"/>
            <w:szCs w:val="24"/>
            <w:rPrChange w:id="251" w:author="Giri, Vidyashankar (GDC SOC)" w:date="2018-07-23T06:31:00Z">
              <w:rPr/>
            </w:rPrChange>
          </w:rPr>
          <w:fldChar w:fldCharType="separate"/>
        </w:r>
        <w:r w:rsidRPr="00F74928" w:rsidDel="00C205DF">
          <w:rPr>
            <w:rFonts w:ascii="Arial" w:hAnsi="Arial"/>
            <w:b/>
            <w:sz w:val="24"/>
            <w:szCs w:val="24"/>
            <w:rPrChange w:id="252" w:author="Giri, Vidyashankar (GDC SOC)" w:date="2018-07-23T06:31:00Z">
              <w:rPr/>
            </w:rPrChange>
          </w:rPr>
          <w:delText>9</w:delText>
        </w:r>
        <w:r w:rsidRPr="00F74928" w:rsidDel="00C205DF">
          <w:rPr>
            <w:rFonts w:ascii="Arial" w:hAnsi="Arial"/>
            <w:b/>
            <w:sz w:val="24"/>
            <w:szCs w:val="24"/>
            <w:rPrChange w:id="253" w:author="Giri, Vidyashankar (GDC SOC)" w:date="2018-07-23T06:31:00Z">
              <w:rPr/>
            </w:rPrChange>
          </w:rPr>
          <w:fldChar w:fldCharType="end"/>
        </w:r>
      </w:del>
    </w:p>
    <w:p w:rsidR="000A7CFA" w:rsidRPr="00F74928" w:rsidDel="00C205DF" w:rsidRDefault="003B0CF7">
      <w:pPr>
        <w:pStyle w:val="TOC3"/>
        <w:rPr>
          <w:del w:id="254" w:author="Giri, Vidyashankar (GDC SOC)" w:date="2018-07-22T22:42:00Z"/>
          <w:rFonts w:ascii="Arial" w:hAnsi="Arial"/>
          <w:b/>
          <w:sz w:val="24"/>
          <w:szCs w:val="24"/>
          <w:rPrChange w:id="255" w:author="Giri, Vidyashankar (GDC SOC)" w:date="2018-07-23T06:31:00Z">
            <w:rPr>
              <w:del w:id="256" w:author="Giri, Vidyashankar (GDC SOC)" w:date="2018-07-22T22:42:00Z"/>
            </w:rPr>
          </w:rPrChange>
        </w:rPr>
        <w:pPrChange w:id="257" w:author="Giri, Vidyashankar (GDC SOC)" w:date="2018-07-23T06:31:00Z">
          <w:pPr>
            <w:pStyle w:val="TOC2"/>
          </w:pPr>
        </w:pPrChange>
      </w:pPr>
      <w:del w:id="258" w:author="Giri, Vidyashankar (GDC SOC)" w:date="2018-07-22T22:42:00Z">
        <w:r w:rsidRPr="00F74928" w:rsidDel="00C205DF">
          <w:rPr>
            <w:rFonts w:ascii="Arial" w:hAnsi="Arial"/>
            <w:b/>
            <w:sz w:val="24"/>
            <w:szCs w:val="24"/>
            <w:rPrChange w:id="259" w:author="Giri, Vidyashankar (GDC SOC)" w:date="2018-07-23T06:31:00Z">
              <w:rPr/>
            </w:rPrChange>
          </w:rPr>
          <w:delText>Grafana LDAP Authentication</w:delText>
        </w:r>
        <w:r w:rsidRPr="00F74928" w:rsidDel="00C205DF">
          <w:rPr>
            <w:rFonts w:ascii="Arial" w:hAnsi="Arial"/>
            <w:b/>
            <w:sz w:val="24"/>
            <w:szCs w:val="24"/>
            <w:rPrChange w:id="260" w:author="Giri, Vidyashankar (GDC SOC)" w:date="2018-07-23T06:31:00Z">
              <w:rPr/>
            </w:rPrChange>
          </w:rPr>
          <w:tab/>
        </w:r>
        <w:r w:rsidRPr="00F74928" w:rsidDel="00C205DF">
          <w:rPr>
            <w:rFonts w:ascii="Arial" w:hAnsi="Arial"/>
            <w:b/>
            <w:sz w:val="24"/>
            <w:szCs w:val="24"/>
            <w:rPrChange w:id="261" w:author="Giri, Vidyashankar (GDC SOC)" w:date="2018-07-23T06:31:00Z">
              <w:rPr/>
            </w:rPrChange>
          </w:rPr>
          <w:fldChar w:fldCharType="begin"/>
        </w:r>
        <w:r w:rsidRPr="00F74928" w:rsidDel="00C205DF">
          <w:rPr>
            <w:rFonts w:ascii="Arial" w:hAnsi="Arial"/>
            <w:b/>
            <w:sz w:val="24"/>
            <w:szCs w:val="24"/>
            <w:rPrChange w:id="262" w:author="Giri, Vidyashankar (GDC SOC)" w:date="2018-07-23T06:31:00Z">
              <w:rPr/>
            </w:rPrChange>
          </w:rPr>
          <w:delInstrText xml:space="preserve"> PAGEREF _Toc14 \h </w:delInstrText>
        </w:r>
        <w:r w:rsidRPr="00F74928" w:rsidDel="00C205DF">
          <w:rPr>
            <w:rFonts w:ascii="Arial" w:hAnsi="Arial"/>
            <w:b/>
            <w:rPrChange w:id="263" w:author="Giri, Vidyashankar (GDC SOC)" w:date="2018-07-23T06:31:00Z">
              <w:rPr>
                <w:rFonts w:ascii="Arial" w:hAnsi="Arial"/>
                <w:b/>
              </w:rPr>
            </w:rPrChange>
          </w:rPr>
        </w:r>
        <w:r w:rsidRPr="00F74928" w:rsidDel="00C205DF">
          <w:rPr>
            <w:rFonts w:ascii="Arial" w:hAnsi="Arial"/>
            <w:b/>
            <w:sz w:val="24"/>
            <w:szCs w:val="24"/>
            <w:rPrChange w:id="264" w:author="Giri, Vidyashankar (GDC SOC)" w:date="2018-07-23T06:31:00Z">
              <w:rPr/>
            </w:rPrChange>
          </w:rPr>
          <w:fldChar w:fldCharType="separate"/>
        </w:r>
        <w:r w:rsidRPr="00F74928" w:rsidDel="00C205DF">
          <w:rPr>
            <w:rFonts w:ascii="Arial" w:hAnsi="Arial"/>
            <w:b/>
            <w:sz w:val="24"/>
            <w:szCs w:val="24"/>
            <w:rPrChange w:id="265" w:author="Giri, Vidyashankar (GDC SOC)" w:date="2018-07-23T06:31:00Z">
              <w:rPr/>
            </w:rPrChange>
          </w:rPr>
          <w:delText>9</w:delText>
        </w:r>
        <w:r w:rsidRPr="00F74928" w:rsidDel="00C205DF">
          <w:rPr>
            <w:rFonts w:ascii="Arial" w:hAnsi="Arial"/>
            <w:b/>
            <w:sz w:val="24"/>
            <w:szCs w:val="24"/>
            <w:rPrChange w:id="266" w:author="Giri, Vidyashankar (GDC SOC)" w:date="2018-07-23T06:31:00Z">
              <w:rPr/>
            </w:rPrChange>
          </w:rPr>
          <w:fldChar w:fldCharType="end"/>
        </w:r>
      </w:del>
    </w:p>
    <w:p w:rsidR="000A7CFA" w:rsidRPr="00F74928" w:rsidRDefault="003B0CF7">
      <w:pPr>
        <w:pStyle w:val="TOC3"/>
        <w:rPr>
          <w:rFonts w:ascii="Arial" w:hAnsi="Arial"/>
          <w:b/>
          <w:sz w:val="24"/>
          <w:szCs w:val="24"/>
          <w:rPrChange w:id="267" w:author="Giri, Vidyashankar (GDC SOC)" w:date="2018-07-23T06:31:00Z">
            <w:rPr>
              <w:rFonts w:ascii="Arial" w:eastAsia="Arial" w:hAnsi="Arial" w:cs="Arial"/>
            </w:rPr>
          </w:rPrChange>
        </w:rPr>
        <w:pPrChange w:id="268" w:author="Giri, Vidyashankar (GDC SOC)" w:date="2018-07-23T06:31:00Z">
          <w:pPr>
            <w:pStyle w:val="Subtitle"/>
          </w:pPr>
        </w:pPrChange>
      </w:pPr>
      <w:r w:rsidRPr="00F74928">
        <w:rPr>
          <w:rFonts w:ascii="Arial" w:hAnsi="Arial"/>
          <w:b/>
          <w:sz w:val="24"/>
          <w:szCs w:val="24"/>
          <w:rPrChange w:id="269" w:author="Giri, Vidyashankar (GDC SOC)" w:date="2018-07-23T06:31:00Z">
            <w:rPr>
              <w:rFonts w:ascii="Arial" w:eastAsia="Arial" w:hAnsi="Arial" w:cs="Arial"/>
            </w:rPr>
          </w:rPrChange>
        </w:rPr>
        <w:fldChar w:fldCharType="end"/>
      </w:r>
    </w:p>
    <w:p w:rsidR="000A7CFA" w:rsidRPr="00F74928" w:rsidRDefault="000A7CFA">
      <w:pPr>
        <w:pStyle w:val="TOC3"/>
        <w:rPr>
          <w:rFonts w:ascii="Arial" w:hAnsi="Arial"/>
          <w:b/>
          <w:sz w:val="24"/>
          <w:szCs w:val="24"/>
          <w:rPrChange w:id="270" w:author="Giri, Vidyashankar (GDC SOC)" w:date="2018-07-23T06:31:00Z">
            <w:rPr>
              <w:rFonts w:ascii="Arial" w:eastAsia="Arial" w:hAnsi="Arial" w:cs="Arial"/>
            </w:rPr>
          </w:rPrChange>
        </w:rPr>
        <w:pPrChange w:id="271" w:author="Giri, Vidyashankar (GDC SOC)" w:date="2018-07-23T06:31:00Z">
          <w:pPr>
            <w:pStyle w:val="BodyText"/>
          </w:pPr>
        </w:pPrChange>
      </w:pPr>
    </w:p>
    <w:p w:rsidR="000A7CFA" w:rsidRPr="00F74928" w:rsidRDefault="003B0CF7">
      <w:pPr>
        <w:pStyle w:val="TOC3"/>
        <w:rPr>
          <w:rFonts w:ascii="Arial" w:hAnsi="Arial"/>
          <w:b/>
          <w:sz w:val="24"/>
          <w:szCs w:val="24"/>
          <w:rPrChange w:id="272" w:author="Giri, Vidyashankar (GDC SOC)" w:date="2018-07-23T06:31:00Z">
            <w:rPr/>
          </w:rPrChange>
        </w:rPr>
        <w:pPrChange w:id="273" w:author="Giri, Vidyashankar (GDC SOC)" w:date="2018-07-23T06:31:00Z">
          <w:pPr>
            <w:pStyle w:val="BodyText"/>
          </w:pPr>
        </w:pPrChange>
      </w:pPr>
      <w:r w:rsidRPr="00F74928">
        <w:rPr>
          <w:rFonts w:ascii="Arial" w:hAnsi="Arial"/>
          <w:b/>
          <w:sz w:val="24"/>
          <w:szCs w:val="24"/>
          <w:rPrChange w:id="274" w:author="Giri, Vidyashankar (GDC SOC)" w:date="2018-07-23T06:31:00Z">
            <w:rPr>
              <w:rFonts w:ascii="Arial Unicode MS" w:eastAsia="Arial Unicode MS" w:hAnsi="Arial Unicode MS" w:cs="Arial Unicode MS"/>
            </w:rPr>
          </w:rPrChange>
        </w:rPr>
        <w:br w:type="page"/>
      </w:r>
    </w:p>
    <w:p w:rsidR="000A7CFA" w:rsidRDefault="000A7CFA">
      <w:pPr>
        <w:pStyle w:val="BodyText"/>
        <w:rPr>
          <w:rFonts w:ascii="Arial" w:eastAsia="Arial" w:hAnsi="Arial" w:cs="Arial"/>
        </w:rPr>
      </w:pPr>
    </w:p>
    <w:p w:rsidR="000A7CFA" w:rsidRDefault="003B0CF7">
      <w:pPr>
        <w:pStyle w:val="Heading"/>
        <w:rPr>
          <w:rFonts w:ascii="Arial" w:eastAsia="Arial" w:hAnsi="Arial" w:cs="Arial"/>
        </w:rPr>
      </w:pPr>
      <w:bookmarkStart w:id="275" w:name="_Toc"/>
      <w:del w:id="276" w:author="Giri, Vidyashankar (GDC SOC)" w:date="2018-07-22T22:43:00Z">
        <w:r w:rsidDel="00DA0CF8">
          <w:rPr>
            <w:rFonts w:ascii="Arial" w:hAnsi="Arial"/>
          </w:rPr>
          <w:delText xml:space="preserve">Chapter 1: </w:delText>
        </w:r>
      </w:del>
      <w:ins w:id="277" w:author="Giri, Vidyashankar (GDC SOC)" w:date="2018-07-22T22:43:00Z">
        <w:r w:rsidR="00C205DF">
          <w:rPr>
            <w:rFonts w:ascii="Arial" w:hAnsi="Arial"/>
            <w:sz w:val="32"/>
            <w:szCs w:val="32"/>
            <w:u w:color="000000"/>
          </w:rPr>
          <w:t xml:space="preserve">ArcSight </w:t>
        </w:r>
        <w:r w:rsidR="00C205DF">
          <w:rPr>
            <w:rFonts w:ascii="Arial" w:hAnsi="Arial"/>
            <w:b w:val="0"/>
            <w:bCs w:val="0"/>
            <w:sz w:val="32"/>
            <w:szCs w:val="32"/>
            <w:u w:color="000000"/>
          </w:rPr>
          <w:t>Manual Blacklist entries on Active list.</w:t>
        </w:r>
      </w:ins>
      <w:del w:id="278" w:author="Giri, Vidyashankar (GDC SOC)" w:date="2018-07-22T22:43:00Z">
        <w:r w:rsidDel="00C205DF">
          <w:rPr>
            <w:rFonts w:ascii="Arial" w:hAnsi="Arial"/>
          </w:rPr>
          <w:delText>ArcSight Continuous Health Monitoring</w:delText>
        </w:r>
      </w:del>
      <w:bookmarkEnd w:id="275"/>
    </w:p>
    <w:p w:rsidR="00CD75FC" w:rsidRPr="00BD1A71" w:rsidRDefault="00CD75F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279" w:author="Giri, Vidyashankar (GDC SOC)" w:date="2018-07-23T03:37:00Z"/>
          <w:rFonts w:ascii="Arial" w:hAnsi="Arial" w:cs="Arial"/>
          <w:color w:val="222222"/>
          <w:shd w:val="clear" w:color="auto" w:fill="FFFFFF"/>
          <w:rPrChange w:id="280" w:author="Giri, Vidyashankar (GDC SOC)" w:date="2018-07-23T03:51:00Z">
            <w:rPr>
              <w:ins w:id="281" w:author="Giri, Vidyashankar (GDC SOC)" w:date="2018-07-23T03:37:00Z"/>
              <w:rFonts w:ascii="Arial" w:hAnsi="Arial" w:cs="Arial"/>
              <w:color w:val="222222"/>
              <w:sz w:val="21"/>
              <w:szCs w:val="21"/>
              <w:shd w:val="clear" w:color="auto" w:fill="FFFFFF"/>
            </w:rPr>
          </w:rPrChange>
        </w:rPr>
      </w:pPr>
      <w:ins w:id="282" w:author="Giri, Vidyashankar (GDC SOC)" w:date="2018-07-23T03:37:00Z">
        <w:r w:rsidRPr="00BD1A71">
          <w:rPr>
            <w:rFonts w:ascii="Arial" w:hAnsi="Arial" w:cs="Arial"/>
            <w:color w:val="222222"/>
            <w:shd w:val="clear" w:color="auto" w:fill="FFFFFF"/>
            <w:rPrChange w:id="283" w:author="Giri, Vidyashankar (GDC SOC)" w:date="2018-07-23T03:51:00Z">
              <w:rPr>
                <w:rFonts w:ascii="Arial" w:hAnsi="Arial" w:cs="Arial"/>
                <w:color w:val="222222"/>
                <w:sz w:val="21"/>
                <w:szCs w:val="21"/>
                <w:shd w:val="clear" w:color="auto" w:fill="FFFFFF"/>
              </w:rPr>
            </w:rPrChange>
          </w:rPr>
          <w:t>IP address blacklisting is a method of protecting Web and other Internet servers from malicious attack</w:t>
        </w:r>
      </w:ins>
      <w:ins w:id="284" w:author="Giri, Vidyashankar (GDC SOC)" w:date="2018-07-23T03:44:00Z">
        <w:r w:rsidRPr="00BD1A71">
          <w:rPr>
            <w:rFonts w:ascii="Arial" w:hAnsi="Arial" w:cs="Arial"/>
            <w:color w:val="222222"/>
            <w:shd w:val="clear" w:color="auto" w:fill="FFFFFF"/>
            <w:rPrChange w:id="285" w:author="Giri, Vidyashankar (GDC SOC)" w:date="2018-07-23T03:51:00Z">
              <w:rPr>
                <w:rFonts w:ascii="Arial" w:hAnsi="Arial" w:cs="Arial"/>
                <w:color w:val="222222"/>
                <w:sz w:val="21"/>
                <w:szCs w:val="21"/>
                <w:shd w:val="clear" w:color="auto" w:fill="FFFFFF"/>
              </w:rPr>
            </w:rPrChange>
          </w:rPr>
          <w:t>s</w:t>
        </w:r>
      </w:ins>
      <w:ins w:id="286" w:author="Giri, Vidyashankar (GDC SOC)" w:date="2018-07-23T03:37:00Z">
        <w:r w:rsidRPr="00BD1A71">
          <w:rPr>
            <w:rFonts w:ascii="Arial" w:hAnsi="Arial" w:cs="Arial"/>
            <w:color w:val="222222"/>
            <w:shd w:val="clear" w:color="auto" w:fill="FFFFFF"/>
            <w:rPrChange w:id="287" w:author="Giri, Vidyashankar (GDC SOC)" w:date="2018-07-23T03:51:00Z">
              <w:rPr>
                <w:rFonts w:ascii="Arial" w:hAnsi="Arial" w:cs="Arial"/>
                <w:color w:val="222222"/>
                <w:sz w:val="21"/>
                <w:szCs w:val="21"/>
                <w:shd w:val="clear" w:color="auto" w:fill="FFFFFF"/>
              </w:rPr>
            </w:rPrChange>
          </w:rPr>
          <w:t>.</w:t>
        </w:r>
      </w:ins>
      <w:ins w:id="288" w:author="Giri, Vidyashankar (GDC SOC)" w:date="2018-07-23T03:45:00Z">
        <w:r w:rsidRPr="00BD1A71">
          <w:rPr>
            <w:rFonts w:ascii="Arial" w:hAnsi="Arial" w:cs="Arial"/>
            <w:color w:val="222222"/>
            <w:shd w:val="clear" w:color="auto" w:fill="FFFFFF"/>
            <w:rPrChange w:id="289" w:author="Giri, Vidyashankar (GDC SOC)" w:date="2018-07-23T03:51:00Z">
              <w:rPr>
                <w:rFonts w:ascii="Arial" w:hAnsi="Arial" w:cs="Arial"/>
                <w:color w:val="222222"/>
                <w:sz w:val="21"/>
                <w:szCs w:val="21"/>
                <w:shd w:val="clear" w:color="auto" w:fill="FFFFFF"/>
              </w:rPr>
            </w:rPrChange>
          </w:rPr>
          <w:t xml:space="preserve"> So in order to detect the system reaching out to the blacklisted IP, ArcSight has a </w:t>
        </w:r>
      </w:ins>
      <w:ins w:id="290" w:author="Giri, Vidyashankar (GDC SOC)" w:date="2018-07-23T03:47:00Z">
        <w:r w:rsidR="00BD1A71" w:rsidRPr="00BD1A71">
          <w:rPr>
            <w:rFonts w:ascii="Arial" w:hAnsi="Arial" w:cs="Arial"/>
            <w:color w:val="222222"/>
            <w:shd w:val="clear" w:color="auto" w:fill="FFFFFF"/>
            <w:rPrChange w:id="291" w:author="Giri, Vidyashankar (GDC SOC)" w:date="2018-07-23T03:51:00Z">
              <w:rPr>
                <w:rFonts w:ascii="Arial" w:hAnsi="Arial" w:cs="Arial"/>
                <w:color w:val="222222"/>
                <w:sz w:val="21"/>
                <w:szCs w:val="21"/>
                <w:shd w:val="clear" w:color="auto" w:fill="FFFFFF"/>
              </w:rPr>
            </w:rPrChange>
          </w:rPr>
          <w:t>standard approach</w:t>
        </w:r>
        <w:r w:rsidRPr="00BD1A71">
          <w:rPr>
            <w:rFonts w:ascii="Arial" w:hAnsi="Arial" w:cs="Arial"/>
            <w:color w:val="222222"/>
            <w:shd w:val="clear" w:color="auto" w:fill="FFFFFF"/>
            <w:rPrChange w:id="292" w:author="Giri, Vidyashankar (GDC SOC)" w:date="2018-07-23T03:51:00Z">
              <w:rPr>
                <w:rFonts w:ascii="Arial" w:hAnsi="Arial" w:cs="Arial"/>
                <w:color w:val="222222"/>
                <w:sz w:val="21"/>
                <w:szCs w:val="21"/>
                <w:shd w:val="clear" w:color="auto" w:fill="FFFFFF"/>
              </w:rPr>
            </w:rPrChange>
          </w:rPr>
          <w:t>.</w:t>
        </w:r>
      </w:ins>
    </w:p>
    <w:p w:rsidR="00BD1A71" w:rsidRPr="00BD1A71" w:rsidRDefault="00BD1A71">
      <w:pPr>
        <w:pStyle w:val="Body"/>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293" w:author="Giri, Vidyashankar (GDC SOC)" w:date="2018-07-23T03:48:00Z"/>
          <w:rFonts w:ascii="Arial" w:hAnsi="Arial"/>
        </w:rPr>
        <w:pPrChange w:id="294" w:author="Giri, Vidyashankar (GDC SOC)" w:date="2018-07-23T03:4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295" w:author="Giri, Vidyashankar (GDC SOC)" w:date="2018-07-23T03:48:00Z">
        <w:r w:rsidRPr="00BD1A71">
          <w:rPr>
            <w:rFonts w:ascii="Arial" w:hAnsi="Arial"/>
          </w:rPr>
          <w:t>Collecting the Blacklisted IP’s from standard blacklisted sources.</w:t>
        </w:r>
      </w:ins>
    </w:p>
    <w:p w:rsidR="00BD1A71" w:rsidRPr="00BD1A71" w:rsidRDefault="00BD1A71">
      <w:pPr>
        <w:pStyle w:val="Body"/>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296" w:author="Giri, Vidyashankar (GDC SOC)" w:date="2018-07-23T03:37:00Z"/>
          <w:rFonts w:ascii="Arial" w:hAnsi="Arial"/>
        </w:rPr>
        <w:pPrChange w:id="297" w:author="Giri, Vidyashankar (GDC SOC)" w:date="2018-07-23T03:4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298" w:author="Giri, Vidyashankar (GDC SOC)" w:date="2018-07-23T03:49:00Z">
        <w:r w:rsidRPr="00BD1A71">
          <w:rPr>
            <w:rFonts w:ascii="Arial" w:hAnsi="Arial"/>
          </w:rPr>
          <w:t>Writing a</w:t>
        </w:r>
      </w:ins>
      <w:ins w:id="299" w:author="Giri, Vidyashankar (GDC SOC)" w:date="2018-07-23T03:52:00Z">
        <w:r>
          <w:rPr>
            <w:rFonts w:ascii="Arial" w:hAnsi="Arial"/>
          </w:rPr>
          <w:t>ppropriate</w:t>
        </w:r>
      </w:ins>
      <w:ins w:id="300" w:author="Giri, Vidyashankar (GDC SOC)" w:date="2018-07-23T03:49:00Z">
        <w:r w:rsidRPr="00BD1A71">
          <w:rPr>
            <w:rFonts w:ascii="Arial" w:hAnsi="Arial"/>
          </w:rPr>
          <w:t xml:space="preserve"> rule</w:t>
        </w:r>
      </w:ins>
      <w:ins w:id="301" w:author="Giri, Vidyashankar (GDC SOC)" w:date="2018-07-23T03:51:00Z">
        <w:r w:rsidRPr="00BD1A71">
          <w:rPr>
            <w:rFonts w:ascii="Arial" w:hAnsi="Arial" w:cs="Arial"/>
            <w:color w:val="222222"/>
            <w:shd w:val="clear" w:color="auto" w:fill="FFFFFF"/>
            <w:rPrChange w:id="302" w:author="Giri, Vidyashankar (GDC SOC)" w:date="2018-07-23T03:51:00Z">
              <w:rPr>
                <w:rFonts w:ascii="Arial" w:hAnsi="Arial" w:cs="Arial"/>
                <w:color w:val="222222"/>
                <w:sz w:val="21"/>
                <w:szCs w:val="21"/>
                <w:shd w:val="clear" w:color="auto" w:fill="FFFFFF"/>
              </w:rPr>
            </w:rPrChange>
          </w:rPr>
          <w:t xml:space="preserve"> to detect the system reaching out to the blacklisted IP.</w:t>
        </w:r>
      </w:ins>
    </w:p>
    <w:p w:rsidR="00CD75FC" w:rsidRPr="00BD1A71" w:rsidRDefault="00CD75F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03" w:author="Giri, Vidyashankar (GDC SOC)" w:date="2018-07-23T03:37:00Z"/>
          <w:rFonts w:ascii="Arial" w:hAnsi="Arial"/>
          <w:sz w:val="24"/>
          <w:szCs w:val="24"/>
          <w:rPrChange w:id="304" w:author="Giri, Vidyashankar (GDC SOC)" w:date="2018-07-23T03:53:00Z">
            <w:rPr>
              <w:ins w:id="305" w:author="Giri, Vidyashankar (GDC SOC)" w:date="2018-07-23T03:37:00Z"/>
              <w:rFonts w:ascii="Arial" w:hAnsi="Arial"/>
            </w:rPr>
          </w:rPrChange>
        </w:rPr>
      </w:pPr>
    </w:p>
    <w:p w:rsidR="00CD75FC" w:rsidRPr="007D0B01" w:rsidRDefault="007D0B0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06" w:author="Giri, Vidyashankar (GDC SOC)" w:date="2018-07-23T03:53:00Z"/>
          <w:rFonts w:ascii="Arial" w:eastAsia="Calibri" w:hAnsi="Arial" w:cs="Calibri"/>
          <w:color w:val="0078EF"/>
          <w:kern w:val="32"/>
          <w:sz w:val="32"/>
          <w:szCs w:val="32"/>
          <w:rPrChange w:id="307" w:author="Giri, Vidyashankar (GDC SOC)" w:date="2018-07-23T05:53:00Z">
            <w:rPr>
              <w:ins w:id="308" w:author="Giri, Vidyashankar (GDC SOC)" w:date="2018-07-23T03:53:00Z"/>
              <w:rFonts w:ascii="Arial" w:hAnsi="Arial"/>
              <w:b/>
              <w:sz w:val="24"/>
              <w:szCs w:val="24"/>
            </w:rPr>
          </w:rPrChange>
        </w:rPr>
      </w:pPr>
      <w:ins w:id="309" w:author="Giri, Vidyashankar (GDC SOC)" w:date="2018-07-23T05:53:00Z">
        <w:r w:rsidRPr="007D0B01">
          <w:rPr>
            <w:rFonts w:ascii="Arial" w:eastAsia="Calibri" w:hAnsi="Arial" w:cs="Calibri"/>
            <w:color w:val="0078EF"/>
            <w:kern w:val="32"/>
            <w:sz w:val="32"/>
            <w:szCs w:val="32"/>
            <w:rPrChange w:id="310" w:author="Giri, Vidyashankar (GDC SOC)" w:date="2018-07-23T05:53:00Z">
              <w:rPr>
                <w:rFonts w:ascii="Arial" w:hAnsi="Arial"/>
                <w:b/>
                <w:sz w:val="24"/>
                <w:szCs w:val="24"/>
              </w:rPr>
            </w:rPrChange>
          </w:rPr>
          <w:t>Chapter 1</w:t>
        </w:r>
        <w:r>
          <w:rPr>
            <w:rFonts w:ascii="Arial" w:eastAsia="Calibri" w:hAnsi="Arial" w:cs="Calibri"/>
            <w:color w:val="0078EF"/>
            <w:kern w:val="32"/>
            <w:sz w:val="32"/>
            <w:szCs w:val="32"/>
          </w:rPr>
          <w:t>:</w:t>
        </w:r>
      </w:ins>
      <w:ins w:id="311" w:author="Giri, Vidyashankar (GDC SOC)" w:date="2018-07-23T05:54:00Z">
        <w:r>
          <w:rPr>
            <w:rFonts w:ascii="Arial" w:eastAsia="Calibri" w:hAnsi="Arial" w:cs="Calibri"/>
            <w:color w:val="0078EF"/>
            <w:kern w:val="32"/>
            <w:sz w:val="32"/>
            <w:szCs w:val="32"/>
          </w:rPr>
          <w:t xml:space="preserve"> Bl</w:t>
        </w:r>
      </w:ins>
      <w:ins w:id="312" w:author="Giri, Vidyashankar (GDC SOC)" w:date="2018-07-23T03:52:00Z">
        <w:r w:rsidR="00BD1A71" w:rsidRPr="007D0B01">
          <w:rPr>
            <w:rFonts w:ascii="Arial" w:eastAsia="Calibri" w:hAnsi="Arial" w:cs="Calibri"/>
            <w:color w:val="0078EF"/>
            <w:kern w:val="32"/>
            <w:sz w:val="32"/>
            <w:szCs w:val="32"/>
            <w:rPrChange w:id="313" w:author="Giri, Vidyashankar (GDC SOC)" w:date="2018-07-23T05:53:00Z">
              <w:rPr>
                <w:rFonts w:ascii="Arial" w:hAnsi="Arial"/>
              </w:rPr>
            </w:rPrChange>
          </w:rPr>
          <w:t>acklisted sources</w:t>
        </w:r>
      </w:ins>
    </w:p>
    <w:p w:rsidR="00BD1A71" w:rsidRPr="00BD1A71" w:rsidRDefault="00BD1A7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14" w:author="Giri, Vidyashankar (GDC SOC)" w:date="2018-07-23T03:37:00Z"/>
          <w:rFonts w:ascii="Arial" w:hAnsi="Arial"/>
          <w:b/>
          <w:sz w:val="24"/>
          <w:szCs w:val="24"/>
          <w:rPrChange w:id="315" w:author="Giri, Vidyashankar (GDC SOC)" w:date="2018-07-23T03:53:00Z">
            <w:rPr>
              <w:ins w:id="316" w:author="Giri, Vidyashankar (GDC SOC)" w:date="2018-07-23T03:37:00Z"/>
              <w:rFonts w:ascii="Arial" w:hAnsi="Arial"/>
            </w:rPr>
          </w:rPrChange>
        </w:rPr>
        <w:pPrChange w:id="317" w:author="Giri, Vidyashankar (GDC SOC)" w:date="2018-07-23T03:5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18" w:author="Giri, Vidyashankar (GDC SOC)" w:date="2018-07-23T04:10:00Z"/>
          <w:rFonts w:ascii="Arial" w:hAnsi="Arial" w:cs="Arial"/>
          <w:color w:val="222222"/>
          <w:shd w:val="clear" w:color="auto" w:fill="FFFFFF"/>
        </w:rPr>
        <w:pPrChange w:id="319"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320" w:author="Giri, Vidyashankar (GDC SOC)" w:date="2018-07-22T22:46:00Z">
        <w:r w:rsidRPr="00B80E51" w:rsidDel="00DA0CF8">
          <w:rPr>
            <w:rFonts w:ascii="Arial" w:hAnsi="Arial" w:cs="Arial"/>
            <w:color w:val="222222"/>
            <w:shd w:val="clear" w:color="auto" w:fill="FFFFFF"/>
            <w:rPrChange w:id="321" w:author="Giri, Vidyashankar (GDC SOC)" w:date="2018-07-23T04:09:00Z">
              <w:rPr>
                <w:rFonts w:ascii="Arial" w:hAnsi="Arial"/>
              </w:rPr>
            </w:rPrChange>
          </w:rPr>
          <w:delText xml:space="preserve">ArcSight Continuous Health Monitoring (CHM) is a </w:delText>
        </w:r>
        <w:r w:rsidR="008B38BE" w:rsidRPr="00B80E51" w:rsidDel="00DA0CF8">
          <w:rPr>
            <w:rFonts w:ascii="Arial" w:hAnsi="Arial" w:cs="Arial"/>
            <w:color w:val="222222"/>
            <w:shd w:val="clear" w:color="auto" w:fill="FFFFFF"/>
            <w:rPrChange w:id="322" w:author="Giri, Vidyashankar (GDC SOC)" w:date="2018-07-23T04:09:00Z">
              <w:rPr>
                <w:rFonts w:ascii="Arial" w:hAnsi="Arial"/>
              </w:rPr>
            </w:rPrChange>
          </w:rPr>
          <w:delText xml:space="preserve">Micro Focus </w:delText>
        </w:r>
        <w:r w:rsidRPr="00B80E51" w:rsidDel="00DA0CF8">
          <w:rPr>
            <w:rFonts w:ascii="Arial" w:hAnsi="Arial" w:cs="Arial"/>
            <w:color w:val="222222"/>
            <w:shd w:val="clear" w:color="auto" w:fill="FFFFFF"/>
            <w:rPrChange w:id="323" w:author="Giri, Vidyashankar (GDC SOC)" w:date="2018-07-23T04:09:00Z">
              <w:rPr>
                <w:rFonts w:ascii="Arial" w:hAnsi="Arial"/>
              </w:rPr>
            </w:rPrChange>
          </w:rPr>
          <w:delText>software solution that monitors ArcSight products and the</w:delText>
        </w:r>
        <w:r w:rsidR="008B38BE" w:rsidRPr="00B80E51" w:rsidDel="00DA0CF8">
          <w:rPr>
            <w:rFonts w:ascii="Arial" w:hAnsi="Arial" w:cs="Arial"/>
            <w:color w:val="222222"/>
            <w:shd w:val="clear" w:color="auto" w:fill="FFFFFF"/>
            <w:rPrChange w:id="324" w:author="Giri, Vidyashankar (GDC SOC)" w:date="2018-07-23T04:09:00Z">
              <w:rPr>
                <w:rFonts w:ascii="Arial" w:hAnsi="Arial"/>
              </w:rPr>
            </w:rPrChange>
          </w:rPr>
          <w:delText xml:space="preserve"> platform in which they run in</w:delText>
        </w:r>
        <w:r w:rsidR="00A44E29" w:rsidRPr="00B80E51" w:rsidDel="00DA0CF8">
          <w:rPr>
            <w:rFonts w:ascii="Arial" w:hAnsi="Arial" w:cs="Arial"/>
            <w:color w:val="222222"/>
            <w:shd w:val="clear" w:color="auto" w:fill="FFFFFF"/>
            <w:rPrChange w:id="325" w:author="Giri, Vidyashankar (GDC SOC)" w:date="2018-07-23T04:09:00Z">
              <w:rPr>
                <w:rFonts w:ascii="Arial" w:hAnsi="Arial"/>
              </w:rPr>
            </w:rPrChange>
          </w:rPr>
          <w:delText xml:space="preserve">. </w:delText>
        </w:r>
        <w:r w:rsidR="008B38BE" w:rsidRPr="00B80E51" w:rsidDel="00DA0CF8">
          <w:rPr>
            <w:rFonts w:ascii="Arial" w:hAnsi="Arial" w:cs="Arial"/>
            <w:color w:val="222222"/>
            <w:shd w:val="clear" w:color="auto" w:fill="FFFFFF"/>
            <w:rPrChange w:id="326" w:author="Giri, Vidyashankar (GDC SOC)" w:date="2018-07-23T04:09:00Z">
              <w:rPr>
                <w:rFonts w:ascii="Arial" w:hAnsi="Arial"/>
              </w:rPr>
            </w:rPrChange>
          </w:rPr>
          <w:delText>The solution collects valuable metrics used to identify when the applications require optimization and may be at risk of failure</w:delText>
        </w:r>
      </w:del>
      <w:ins w:id="327" w:author="Giri, Vidyashankar (GDC SOC)" w:date="2018-07-23T04:07:00Z">
        <w:r w:rsidR="00B80E51" w:rsidRPr="00B80E51">
          <w:rPr>
            <w:rFonts w:ascii="Arial" w:hAnsi="Arial" w:cs="Arial"/>
            <w:color w:val="222222"/>
            <w:shd w:val="clear" w:color="auto" w:fill="FFFFFF"/>
            <w:rPrChange w:id="328" w:author="Giri, Vidyashankar (GDC SOC)" w:date="2018-07-23T04:09:00Z">
              <w:rPr>
                <w:color w:val="1F497D"/>
              </w:rPr>
            </w:rPrChange>
          </w:rPr>
          <w:t xml:space="preserve">In order to collect the blacklisted </w:t>
        </w:r>
      </w:ins>
      <w:ins w:id="329" w:author="Giri, Vidyashankar (GDC SOC)" w:date="2018-07-23T04:09:00Z">
        <w:r w:rsidR="00B80E51" w:rsidRPr="00B80E51">
          <w:rPr>
            <w:rFonts w:ascii="Arial" w:hAnsi="Arial" w:cs="Arial"/>
            <w:color w:val="222222"/>
            <w:shd w:val="clear" w:color="auto" w:fill="FFFFFF"/>
          </w:rPr>
          <w:t>IP’s,</w:t>
        </w:r>
      </w:ins>
      <w:ins w:id="330" w:author="Giri, Vidyashankar (GDC SOC)" w:date="2018-07-23T04:08:00Z">
        <w:r w:rsidR="00B80E51" w:rsidRPr="00B80E51">
          <w:rPr>
            <w:rFonts w:ascii="Arial" w:hAnsi="Arial" w:cs="Arial"/>
            <w:color w:val="222222"/>
            <w:shd w:val="clear" w:color="auto" w:fill="FFFFFF"/>
            <w:rPrChange w:id="331" w:author="Giri, Vidyashankar (GDC SOC)" w:date="2018-07-23T04:09:00Z">
              <w:rPr>
                <w:color w:val="1F497D"/>
              </w:rPr>
            </w:rPrChange>
          </w:rPr>
          <w:t xml:space="preserve"> </w:t>
        </w:r>
      </w:ins>
      <w:ins w:id="332" w:author="Giri, Vidyashankar (GDC SOC)" w:date="2018-07-23T04:09:00Z">
        <w:r w:rsidR="00B80E51" w:rsidRPr="00B80E51">
          <w:rPr>
            <w:rFonts w:ascii="Arial" w:hAnsi="Arial" w:cs="Arial"/>
            <w:color w:val="222222"/>
            <w:shd w:val="clear" w:color="auto" w:fill="FFFFFF"/>
          </w:rPr>
          <w:t>we</w:t>
        </w:r>
      </w:ins>
      <w:ins w:id="333" w:author="Giri, Vidyashankar (GDC SOC)" w:date="2018-07-23T04:08:00Z">
        <w:r w:rsidR="00B80E51" w:rsidRPr="00B80E51">
          <w:rPr>
            <w:rFonts w:ascii="Arial" w:hAnsi="Arial" w:cs="Arial"/>
            <w:color w:val="222222"/>
            <w:shd w:val="clear" w:color="auto" w:fill="FFFFFF"/>
            <w:rPrChange w:id="334" w:author="Giri, Vidyashankar (GDC SOC)" w:date="2018-07-23T04:09:00Z">
              <w:rPr>
                <w:color w:val="1F497D"/>
              </w:rPr>
            </w:rPrChange>
          </w:rPr>
          <w:t xml:space="preserve"> searched for the blacklisted </w:t>
        </w:r>
      </w:ins>
      <w:ins w:id="335" w:author="Giri, Vidyashankar (GDC SOC)" w:date="2018-07-23T04:10:00Z">
        <w:r w:rsidR="00B80E51" w:rsidRPr="00B80E51">
          <w:rPr>
            <w:rFonts w:ascii="Arial" w:hAnsi="Arial" w:cs="Arial"/>
            <w:color w:val="222222"/>
            <w:shd w:val="clear" w:color="auto" w:fill="FFFFFF"/>
          </w:rPr>
          <w:t>sources</w:t>
        </w:r>
        <w:r w:rsidR="00B80E51">
          <w:rPr>
            <w:rFonts w:ascii="Arial" w:hAnsi="Arial" w:cs="Arial"/>
            <w:color w:val="222222"/>
            <w:shd w:val="clear" w:color="auto" w:fill="FFFFFF"/>
          </w:rPr>
          <w:t xml:space="preserve">. </w:t>
        </w:r>
        <w:r w:rsidR="00B80E51" w:rsidRPr="00B80E51">
          <w:rPr>
            <w:rFonts w:ascii="Arial" w:hAnsi="Arial" w:cs="Arial"/>
            <w:color w:val="222222"/>
            <w:shd w:val="clear" w:color="auto" w:fill="FFFFFF"/>
          </w:rPr>
          <w:t>We</w:t>
        </w:r>
      </w:ins>
      <w:ins w:id="336" w:author="Giri, Vidyashankar (GDC SOC)" w:date="2018-07-23T04:07:00Z">
        <w:r w:rsidR="00B80E51" w:rsidRPr="00B80E51">
          <w:rPr>
            <w:rFonts w:ascii="Arial" w:hAnsi="Arial" w:cs="Arial"/>
            <w:color w:val="222222"/>
            <w:shd w:val="clear" w:color="auto" w:fill="FFFFFF"/>
            <w:rPrChange w:id="337" w:author="Giri, Vidyashankar (GDC SOC)" w:date="2018-07-23T04:09:00Z">
              <w:rPr>
                <w:color w:val="1F497D"/>
              </w:rPr>
            </w:rPrChange>
          </w:rPr>
          <w:t xml:space="preserve"> found the below source links from where we can download the blacklisted IP addresses</w:t>
        </w:r>
      </w:ins>
      <w:r w:rsidR="008B38BE" w:rsidRPr="00B80E51">
        <w:rPr>
          <w:rFonts w:ascii="Arial" w:hAnsi="Arial" w:cs="Arial"/>
          <w:color w:val="222222"/>
          <w:shd w:val="clear" w:color="auto" w:fill="FFFFFF"/>
          <w:rPrChange w:id="338" w:author="Giri, Vidyashankar (GDC SOC)" w:date="2018-07-23T04:09:00Z">
            <w:rPr>
              <w:rFonts w:ascii="Arial" w:hAnsi="Arial"/>
            </w:rPr>
          </w:rPrChange>
        </w:rPr>
        <w:t>.</w:t>
      </w:r>
    </w:p>
    <w:p w:rsidR="00B80E51" w:rsidRDefault="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39" w:author="Giri, Vidyashankar (GDC SOC)" w:date="2018-07-23T04:10:00Z"/>
          <w:rFonts w:ascii="Arial" w:hAnsi="Arial" w:cs="Arial"/>
          <w:color w:val="222222"/>
          <w:shd w:val="clear" w:color="auto" w:fill="FFFFFF"/>
        </w:rPr>
        <w:pPrChange w:id="340"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Default="00B80E51" w:rsidP="00B80E51">
      <w:pPr>
        <w:rPr>
          <w:ins w:id="341" w:author="Giri, Vidyashankar (GDC SOC)" w:date="2018-07-23T04:10:00Z"/>
          <w:color w:val="1F497D"/>
          <w:sz w:val="22"/>
          <w:szCs w:val="22"/>
        </w:rPr>
      </w:pPr>
      <w:ins w:id="342" w:author="Giri, Vidyashankar (GDC SOC)" w:date="2018-07-23T04:10:00Z">
        <w:r>
          <w:rPr>
            <w:color w:val="1F497D"/>
          </w:rPr>
          <w:fldChar w:fldCharType="begin"/>
        </w:r>
        <w:r>
          <w:rPr>
            <w:color w:val="1F497D"/>
          </w:rPr>
          <w:instrText xml:space="preserve"> HYPERLINK "https://ransomwaretracker.abuse.ch/blocklist/" </w:instrText>
        </w:r>
        <w:r>
          <w:rPr>
            <w:color w:val="1F497D"/>
          </w:rPr>
          <w:fldChar w:fldCharType="separate"/>
        </w:r>
        <w:r>
          <w:rPr>
            <w:rStyle w:val="Hyperlink"/>
          </w:rPr>
          <w:t>https://ransomwaretracker.abuse.ch/blocklist/</w:t>
        </w:r>
        <w:r>
          <w:rPr>
            <w:color w:val="1F497D"/>
          </w:rPr>
          <w:fldChar w:fldCharType="end"/>
        </w:r>
      </w:ins>
    </w:p>
    <w:p w:rsidR="00B80E51" w:rsidRDefault="00B80E51" w:rsidP="00B80E51">
      <w:pPr>
        <w:rPr>
          <w:ins w:id="343" w:author="Giri, Vidyashankar (GDC SOC)" w:date="2018-07-23T04:10:00Z"/>
          <w:color w:val="1F497D"/>
        </w:rPr>
      </w:pPr>
      <w:ins w:id="344" w:author="Giri, Vidyashankar (GDC SOC)" w:date="2018-07-23T04:10:00Z">
        <w:r>
          <w:rPr>
            <w:color w:val="1F497D"/>
          </w:rPr>
          <w:fldChar w:fldCharType="begin"/>
        </w:r>
        <w:r>
          <w:rPr>
            <w:color w:val="1F497D"/>
          </w:rPr>
          <w:instrText xml:space="preserve"> HYPERLINK "https://sslbl.abuse.ch/blacklist/" </w:instrText>
        </w:r>
        <w:r>
          <w:rPr>
            <w:color w:val="1F497D"/>
          </w:rPr>
          <w:fldChar w:fldCharType="separate"/>
        </w:r>
        <w:r>
          <w:rPr>
            <w:rStyle w:val="Hyperlink"/>
          </w:rPr>
          <w:t>https://sslbl.abuse.ch/blacklist/</w:t>
        </w:r>
        <w:r>
          <w:rPr>
            <w:color w:val="1F497D"/>
          </w:rPr>
          <w:fldChar w:fldCharType="end"/>
        </w:r>
      </w:ins>
    </w:p>
    <w:p w:rsidR="00B80E51" w:rsidRDefault="00B80E51" w:rsidP="00B80E51">
      <w:pPr>
        <w:rPr>
          <w:ins w:id="345" w:author="Giri, Vidyashankar (GDC SOC)" w:date="2018-07-23T04:10:00Z"/>
          <w:color w:val="1F497D"/>
        </w:rPr>
      </w:pPr>
      <w:ins w:id="346" w:author="Giri, Vidyashankar (GDC SOC)" w:date="2018-07-23T04:10:00Z">
        <w:r>
          <w:rPr>
            <w:color w:val="1F497D"/>
          </w:rPr>
          <w:fldChar w:fldCharType="begin"/>
        </w:r>
        <w:r>
          <w:rPr>
            <w:color w:val="1F497D"/>
          </w:rPr>
          <w:instrText xml:space="preserve"> HYPERLINK "https://zeustracker.abuse.ch/blocklist.php" </w:instrText>
        </w:r>
        <w:r>
          <w:rPr>
            <w:color w:val="1F497D"/>
          </w:rPr>
          <w:fldChar w:fldCharType="separate"/>
        </w:r>
        <w:r>
          <w:rPr>
            <w:rStyle w:val="Hyperlink"/>
          </w:rPr>
          <w:t>https://zeustracker.abuse.ch/blocklist.php</w:t>
        </w:r>
        <w:r>
          <w:rPr>
            <w:color w:val="1F497D"/>
          </w:rPr>
          <w:fldChar w:fldCharType="end"/>
        </w:r>
      </w:ins>
    </w:p>
    <w:p w:rsidR="00B80E51" w:rsidRDefault="00B80E51" w:rsidP="00B80E51">
      <w:pPr>
        <w:rPr>
          <w:ins w:id="347" w:author="Giri, Vidyashankar (GDC SOC)" w:date="2018-07-23T04:10:00Z"/>
          <w:color w:val="1F497D"/>
        </w:rPr>
      </w:pPr>
      <w:ins w:id="348" w:author="Giri, Vidyashankar (GDC SOC)" w:date="2018-07-23T04:10:00Z">
        <w:r>
          <w:rPr>
            <w:color w:val="1F497D"/>
          </w:rPr>
          <w:fldChar w:fldCharType="begin"/>
        </w:r>
        <w:r>
          <w:rPr>
            <w:color w:val="1F497D"/>
          </w:rPr>
          <w:instrText xml:space="preserve"> HYPERLINK "https://myip.ms/browse/blacklist/Blacklist_IP_Blacklist_IP_Addresses_Live_Database_Real-time" </w:instrText>
        </w:r>
        <w:r>
          <w:rPr>
            <w:color w:val="1F497D"/>
          </w:rPr>
          <w:fldChar w:fldCharType="separate"/>
        </w:r>
        <w:r>
          <w:rPr>
            <w:rStyle w:val="Hyperlink"/>
          </w:rPr>
          <w:t>https://myip.ms/browse/blacklist/Blacklist_IP_Blacklist_IP_Addresses_Live_Database_Real-time</w:t>
        </w:r>
        <w:r>
          <w:rPr>
            <w:color w:val="1F497D"/>
          </w:rPr>
          <w:fldChar w:fldCharType="end"/>
        </w:r>
      </w:ins>
    </w:p>
    <w:p w:rsidR="00B80E51" w:rsidRDefault="00B80E51" w:rsidP="00B80E51">
      <w:pPr>
        <w:rPr>
          <w:ins w:id="349" w:author="Giri, Vidyashankar (GDC SOC)" w:date="2018-07-23T04:10:00Z"/>
          <w:color w:val="1F497D"/>
        </w:rPr>
      </w:pPr>
      <w:ins w:id="350" w:author="Giri, Vidyashankar (GDC SOC)" w:date="2018-07-23T04:10:00Z">
        <w:r>
          <w:rPr>
            <w:color w:val="1F497D"/>
          </w:rPr>
          <w:fldChar w:fldCharType="begin"/>
        </w:r>
        <w:r>
          <w:rPr>
            <w:color w:val="1F497D"/>
          </w:rPr>
          <w:instrText xml:space="preserve"> HYPERLINK "https://feodotracker.abuse.ch/blocklist" </w:instrText>
        </w:r>
        <w:r>
          <w:rPr>
            <w:color w:val="1F497D"/>
          </w:rPr>
          <w:fldChar w:fldCharType="separate"/>
        </w:r>
        <w:r>
          <w:rPr>
            <w:rStyle w:val="Hyperlink"/>
          </w:rPr>
          <w:t>https://feodotracker.abuse.ch/blocklist</w:t>
        </w:r>
        <w:r>
          <w:rPr>
            <w:color w:val="1F497D"/>
          </w:rPr>
          <w:fldChar w:fldCharType="end"/>
        </w:r>
      </w:ins>
    </w:p>
    <w:p w:rsidR="00B80E51" w:rsidRDefault="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51" w:author="Giri, Vidyashankar (GDC SOC)" w:date="2018-07-23T04:10:00Z"/>
          <w:rFonts w:ascii="Arial" w:hAnsi="Arial" w:cs="Arial"/>
          <w:color w:val="222222"/>
          <w:shd w:val="clear" w:color="auto" w:fill="FFFFFF"/>
        </w:rPr>
        <w:pPrChange w:id="352"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Default="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53" w:author="Giri, Vidyashankar (GDC SOC)" w:date="2018-07-23T04:13:00Z"/>
          <w:rFonts w:ascii="Arial" w:hAnsi="Arial" w:cs="Arial"/>
          <w:color w:val="222222"/>
          <w:shd w:val="clear" w:color="auto" w:fill="FFFFFF"/>
        </w:rPr>
        <w:pPrChange w:id="354"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55" w:author="Giri, Vidyashankar (GDC SOC)" w:date="2018-07-23T04:11:00Z">
        <w:r>
          <w:rPr>
            <w:rFonts w:ascii="Arial" w:hAnsi="Arial" w:cs="Arial"/>
            <w:color w:val="222222"/>
            <w:shd w:val="clear" w:color="auto" w:fill="FFFFFF"/>
          </w:rPr>
          <w:t>We downloaded the blacklisted IP’s from all the above source and consolidated into one single list.</w:t>
        </w:r>
      </w:ins>
    </w:p>
    <w:p w:rsidR="00B80E51" w:rsidRDefault="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56" w:author="Giri, Vidyashankar (GDC SOC)" w:date="2018-07-23T04:13:00Z"/>
          <w:rFonts w:ascii="Arial" w:hAnsi="Arial" w:cs="Arial"/>
          <w:color w:val="222222"/>
          <w:shd w:val="clear" w:color="auto" w:fill="FFFFFF"/>
        </w:rPr>
        <w:pPrChange w:id="357"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Default="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58" w:author="Giri, Vidyashankar (GDC SOC)" w:date="2018-07-23T04:14:00Z"/>
          <w:rFonts w:ascii="Arial" w:hAnsi="Arial" w:cs="Arial"/>
          <w:color w:val="222222"/>
          <w:shd w:val="clear" w:color="auto" w:fill="FFFFFF"/>
        </w:rPr>
      </w:pPr>
      <w:ins w:id="359" w:author="Giri, Vidyashankar (GDC SOC)" w:date="2018-07-23T04:13:00Z">
        <w:r>
          <w:rPr>
            <w:noProof/>
            <w:lang w:val="en-GB" w:eastAsia="en-GB"/>
          </w:rPr>
          <w:drawing>
            <wp:inline distT="0" distB="0" distL="0" distR="0" wp14:anchorId="6EE78BF5" wp14:editId="0CC992C2">
              <wp:extent cx="64008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369310"/>
                      </a:xfrm>
                      <a:prstGeom prst="rect">
                        <a:avLst/>
                      </a:prstGeom>
                    </pic:spPr>
                  </pic:pic>
                </a:graphicData>
              </a:graphic>
            </wp:inline>
          </w:drawing>
        </w:r>
      </w:ins>
    </w:p>
    <w:p w:rsidR="006127A3" w:rsidRDefault="006127A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60" w:author="Giri, Vidyashankar (GDC SOC)" w:date="2018-07-23T04:14:00Z"/>
          <w:rFonts w:ascii="Arial" w:hAnsi="Arial" w:cs="Arial"/>
          <w:color w:val="222222"/>
          <w:shd w:val="clear" w:color="auto" w:fill="FFFFFF"/>
        </w:rPr>
      </w:pPr>
    </w:p>
    <w:p w:rsidR="006127A3" w:rsidRPr="00794A31" w:rsidRDefault="00794A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61" w:author="Giri, Vidyashankar (GDC SOC)" w:date="2018-07-23T04:16:00Z"/>
          <w:rFonts w:ascii="Arial" w:hAnsi="Arial"/>
          <w:b/>
          <w:sz w:val="24"/>
          <w:szCs w:val="24"/>
          <w:rPrChange w:id="362" w:author="Giri, Vidyashankar (GDC SOC)" w:date="2018-07-23T04:22:00Z">
            <w:rPr>
              <w:ins w:id="363" w:author="Giri, Vidyashankar (GDC SOC)" w:date="2018-07-23T04:16:00Z"/>
              <w:rFonts w:ascii="Arial" w:hAnsi="Arial" w:cs="Arial"/>
              <w:b/>
              <w:color w:val="222222"/>
              <w:shd w:val="clear" w:color="auto" w:fill="FFFFFF"/>
            </w:rPr>
          </w:rPrChange>
        </w:rPr>
      </w:pPr>
      <w:ins w:id="364" w:author="Giri, Vidyashankar (GDC SOC)" w:date="2018-07-23T04:22:00Z">
        <w:r>
          <w:rPr>
            <w:rFonts w:ascii="Arial" w:hAnsi="Arial"/>
            <w:b/>
            <w:sz w:val="24"/>
            <w:szCs w:val="24"/>
          </w:rPr>
          <w:t>1.</w:t>
        </w:r>
        <w:r w:rsidR="007D0B01">
          <w:rPr>
            <w:rFonts w:ascii="Arial" w:hAnsi="Arial"/>
            <w:b/>
            <w:sz w:val="24"/>
            <w:szCs w:val="24"/>
          </w:rPr>
          <w:t>1</w:t>
        </w:r>
      </w:ins>
      <w:ins w:id="365" w:author="Giri, Vidyashankar (GDC SOC)" w:date="2018-07-23T04:15:00Z">
        <w:r w:rsidR="006127A3" w:rsidRPr="00794A31">
          <w:rPr>
            <w:rFonts w:ascii="Arial" w:hAnsi="Arial"/>
            <w:b/>
            <w:sz w:val="24"/>
            <w:szCs w:val="24"/>
            <w:rPrChange w:id="366" w:author="Giri, Vidyashankar (GDC SOC)" w:date="2018-07-23T04:22:00Z">
              <w:rPr>
                <w:rFonts w:ascii="Arial" w:hAnsi="Arial" w:cs="Arial"/>
                <w:color w:val="222222"/>
                <w:shd w:val="clear" w:color="auto" w:fill="FFFFFF"/>
              </w:rPr>
            </w:rPrChange>
          </w:rPr>
          <w:t xml:space="preserve"> </w:t>
        </w:r>
      </w:ins>
      <w:ins w:id="367" w:author="Giri, Vidyashankar (GDC SOC)" w:date="2018-07-23T04:14:00Z">
        <w:r w:rsidR="006127A3" w:rsidRPr="00794A31">
          <w:rPr>
            <w:rFonts w:ascii="Arial" w:hAnsi="Arial"/>
            <w:b/>
            <w:sz w:val="24"/>
            <w:szCs w:val="24"/>
            <w:rPrChange w:id="368" w:author="Giri, Vidyashankar (GDC SOC)" w:date="2018-07-23T04:22:00Z">
              <w:rPr>
                <w:rFonts w:ascii="Arial" w:hAnsi="Arial" w:cs="Arial"/>
                <w:color w:val="222222"/>
                <w:shd w:val="clear" w:color="auto" w:fill="FFFFFF"/>
              </w:rPr>
            </w:rPrChange>
          </w:rPr>
          <w:t>Active</w:t>
        </w:r>
      </w:ins>
      <w:ins w:id="369" w:author="Giri, Vidyashankar (GDC SOC)" w:date="2018-07-23T04:15:00Z">
        <w:r w:rsidR="006127A3" w:rsidRPr="00794A31">
          <w:rPr>
            <w:rFonts w:ascii="Arial" w:hAnsi="Arial"/>
            <w:b/>
            <w:sz w:val="24"/>
            <w:szCs w:val="24"/>
            <w:rPrChange w:id="370" w:author="Giri, Vidyashankar (GDC SOC)" w:date="2018-07-23T04:22:00Z">
              <w:rPr>
                <w:rFonts w:ascii="Arial" w:hAnsi="Arial" w:cs="Arial"/>
                <w:color w:val="222222"/>
                <w:shd w:val="clear" w:color="auto" w:fill="FFFFFF"/>
              </w:rPr>
            </w:rPrChange>
          </w:rPr>
          <w:t xml:space="preserve"> </w:t>
        </w:r>
      </w:ins>
      <w:ins w:id="371" w:author="Giri, Vidyashankar (GDC SOC)" w:date="2018-07-23T04:14:00Z">
        <w:r w:rsidR="006127A3" w:rsidRPr="00794A31">
          <w:rPr>
            <w:rFonts w:ascii="Arial" w:hAnsi="Arial"/>
            <w:b/>
            <w:sz w:val="24"/>
            <w:szCs w:val="24"/>
            <w:rPrChange w:id="372" w:author="Giri, Vidyashankar (GDC SOC)" w:date="2018-07-23T04:22:00Z">
              <w:rPr>
                <w:rFonts w:ascii="Arial" w:hAnsi="Arial" w:cs="Arial"/>
                <w:color w:val="222222"/>
                <w:shd w:val="clear" w:color="auto" w:fill="FFFFFF"/>
              </w:rPr>
            </w:rPrChange>
          </w:rPr>
          <w:t>List</w:t>
        </w:r>
      </w:ins>
    </w:p>
    <w:p w:rsidR="00794A31" w:rsidRDefault="00794A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73" w:author="Giri, Vidyashankar (GDC SOC)" w:date="2018-07-23T04:16:00Z"/>
          <w:rFonts w:ascii="Arial" w:hAnsi="Arial" w:cs="Arial"/>
          <w:b/>
          <w:color w:val="222222"/>
          <w:shd w:val="clear" w:color="auto" w:fill="FFFFFF"/>
        </w:rPr>
      </w:pPr>
    </w:p>
    <w:p w:rsidR="00794A31" w:rsidRDefault="00794A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74" w:author="Giri, Vidyashankar (GDC SOC)" w:date="2018-07-23T04:25:00Z"/>
          <w:rFonts w:ascii="Arial" w:hAnsi="Arial" w:cs="Arial"/>
          <w:color w:val="222222"/>
          <w:shd w:val="clear" w:color="auto" w:fill="FFFFFF"/>
        </w:rPr>
      </w:pPr>
      <w:ins w:id="375" w:author="Giri, Vidyashankar (GDC SOC)" w:date="2018-07-23T04:20:00Z">
        <w:r>
          <w:rPr>
            <w:rFonts w:ascii="Arial" w:hAnsi="Arial" w:cs="Arial"/>
            <w:color w:val="222222"/>
            <w:shd w:val="clear" w:color="auto" w:fill="FFFFFF"/>
          </w:rPr>
          <w:t xml:space="preserve">To keep track of all blacklisted IP’s and to detect the system reaching out to </w:t>
        </w:r>
      </w:ins>
      <w:ins w:id="376" w:author="Giri, Vidyashankar (GDC SOC)" w:date="2018-07-23T04:21:00Z">
        <w:r>
          <w:rPr>
            <w:rFonts w:ascii="Arial" w:hAnsi="Arial" w:cs="Arial"/>
            <w:color w:val="222222"/>
            <w:shd w:val="clear" w:color="auto" w:fill="FFFFFF"/>
          </w:rPr>
          <w:t>the</w:t>
        </w:r>
      </w:ins>
      <w:ins w:id="377" w:author="Giri, Vidyashankar (GDC SOC)" w:date="2018-07-23T04:20:00Z">
        <w:r>
          <w:rPr>
            <w:rFonts w:ascii="Arial" w:hAnsi="Arial" w:cs="Arial"/>
            <w:color w:val="222222"/>
            <w:shd w:val="clear" w:color="auto" w:fill="FFFFFF"/>
          </w:rPr>
          <w:t xml:space="preserve"> </w:t>
        </w:r>
      </w:ins>
      <w:ins w:id="378" w:author="Giri, Vidyashankar (GDC SOC)" w:date="2018-07-23T04:21:00Z">
        <w:r>
          <w:rPr>
            <w:rFonts w:ascii="Arial" w:hAnsi="Arial" w:cs="Arial"/>
            <w:color w:val="222222"/>
            <w:shd w:val="clear" w:color="auto" w:fill="FFFFFF"/>
          </w:rPr>
          <w:t xml:space="preserve">blacklisted sources </w:t>
        </w:r>
      </w:ins>
      <w:ins w:id="379" w:author="Giri, Vidyashankar (GDC SOC)" w:date="2018-07-23T04:16:00Z">
        <w:r>
          <w:rPr>
            <w:rFonts w:ascii="Arial" w:hAnsi="Arial" w:cs="Arial"/>
            <w:color w:val="222222"/>
            <w:shd w:val="clear" w:color="auto" w:fill="FFFFFF"/>
          </w:rPr>
          <w:t>an Active list which can store the blacklisted IP</w:t>
        </w:r>
      </w:ins>
      <w:ins w:id="380" w:author="Giri, Vidyashankar (GDC SOC)" w:date="2018-07-23T04:17:00Z">
        <w:r>
          <w:rPr>
            <w:rFonts w:ascii="Arial" w:hAnsi="Arial" w:cs="Arial"/>
            <w:color w:val="222222"/>
            <w:shd w:val="clear" w:color="auto" w:fill="FFFFFF"/>
          </w:rPr>
          <w:t>’s.</w:t>
        </w:r>
      </w:ins>
      <w:ins w:id="381" w:author="Giri, Vidyashankar (GDC SOC)" w:date="2018-07-23T04:24:00Z">
        <w:r>
          <w:rPr>
            <w:rFonts w:ascii="Arial" w:hAnsi="Arial" w:cs="Arial"/>
            <w:color w:val="222222"/>
            <w:shd w:val="clear" w:color="auto" w:fill="FFFFFF"/>
          </w:rPr>
          <w:t xml:space="preserve"> The Active list ArcOSI IP’s has been created to store </w:t>
        </w:r>
      </w:ins>
      <w:ins w:id="382" w:author="Giri, Vidyashankar (GDC SOC)" w:date="2018-07-23T04:25:00Z">
        <w:r>
          <w:rPr>
            <w:rFonts w:ascii="Arial" w:hAnsi="Arial" w:cs="Arial"/>
            <w:color w:val="222222"/>
            <w:shd w:val="clear" w:color="auto" w:fill="FFFFFF"/>
          </w:rPr>
          <w:t>the</w:t>
        </w:r>
      </w:ins>
      <w:ins w:id="383" w:author="Giri, Vidyashankar (GDC SOC)" w:date="2018-07-23T04:24:00Z">
        <w:r>
          <w:rPr>
            <w:rFonts w:ascii="Arial" w:hAnsi="Arial" w:cs="Arial"/>
            <w:color w:val="222222"/>
            <w:shd w:val="clear" w:color="auto" w:fill="FFFFFF"/>
          </w:rPr>
          <w:t xml:space="preserve"> </w:t>
        </w:r>
      </w:ins>
      <w:ins w:id="384" w:author="Giri, Vidyashankar (GDC SOC)" w:date="2018-07-23T04:25:00Z">
        <w:r>
          <w:rPr>
            <w:rFonts w:ascii="Arial" w:hAnsi="Arial" w:cs="Arial"/>
            <w:color w:val="222222"/>
            <w:shd w:val="clear" w:color="auto" w:fill="FFFFFF"/>
          </w:rPr>
          <w:t>blacklisted IP’s.</w:t>
        </w:r>
      </w:ins>
    </w:p>
    <w:p w:rsidR="00794A31" w:rsidRDefault="00794A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85" w:author="Giri, Vidyashankar (GDC SOC)" w:date="2018-07-23T04:25:00Z"/>
          <w:rFonts w:ascii="Arial" w:hAnsi="Arial" w:cs="Arial"/>
          <w:color w:val="222222"/>
          <w:shd w:val="clear" w:color="auto" w:fill="FFFFFF"/>
        </w:rPr>
      </w:pPr>
    </w:p>
    <w:p w:rsidR="00794A31" w:rsidRDefault="00794A31" w:rsidP="00794A31">
      <w:pPr>
        <w:autoSpaceDE w:val="0"/>
        <w:autoSpaceDN w:val="0"/>
        <w:rPr>
          <w:ins w:id="386" w:author="Giri, Vidyashankar (GDC SOC)" w:date="2018-07-23T04:25:00Z"/>
          <w:b/>
          <w:bCs/>
          <w:sz w:val="22"/>
          <w:szCs w:val="22"/>
        </w:rPr>
      </w:pPr>
      <w:ins w:id="387" w:author="Giri, Vidyashankar (GDC SOC)" w:date="2018-07-23T04:25:00Z">
        <w:r>
          <w:rPr>
            <w:rFonts w:ascii="Arial" w:hAnsi="Arial" w:cs="Arial"/>
            <w:color w:val="222222"/>
            <w:shd w:val="clear" w:color="auto" w:fill="FFFFFF"/>
          </w:rPr>
          <w:t>Path:</w:t>
        </w:r>
        <w:r w:rsidRPr="00794A31">
          <w:rPr>
            <w:rFonts w:ascii="Segoe UI" w:hAnsi="Segoe UI" w:cs="Segoe UI"/>
            <w:b/>
            <w:bCs/>
            <w:color w:val="000000"/>
            <w:sz w:val="20"/>
            <w:szCs w:val="20"/>
          </w:rPr>
          <w:t xml:space="preserve"> </w:t>
        </w:r>
        <w:r>
          <w:rPr>
            <w:rFonts w:ascii="Segoe UI" w:hAnsi="Segoe UI" w:cs="Segoe UI"/>
            <w:b/>
            <w:bCs/>
            <w:color w:val="000000"/>
            <w:sz w:val="20"/>
            <w:szCs w:val="20"/>
          </w:rPr>
          <w:t xml:space="preserve">All Active Lists/HPE/Sync/ArcOSI_IPs </w:t>
        </w:r>
        <w:r w:rsidR="00D64E4B">
          <w:rPr>
            <w:rFonts w:ascii="Segoe UI" w:hAnsi="Segoe UI" w:cs="Segoe UI"/>
            <w:b/>
            <w:bCs/>
            <w:color w:val="000000"/>
            <w:sz w:val="20"/>
            <w:szCs w:val="20"/>
          </w:rPr>
          <w:t>(PFB)</w:t>
        </w:r>
      </w:ins>
    </w:p>
    <w:p w:rsidR="00794A31" w:rsidRDefault="00794A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88" w:author="Giri, Vidyashankar (GDC SOC)" w:date="2018-07-23T04:22:00Z"/>
          <w:rFonts w:ascii="Arial" w:hAnsi="Arial" w:cs="Arial"/>
          <w:color w:val="222222"/>
          <w:shd w:val="clear" w:color="auto" w:fill="FFFFFF"/>
        </w:rPr>
      </w:pPr>
      <w:ins w:id="389" w:author="Giri, Vidyashankar (GDC SOC)" w:date="2018-07-23T04:24:00Z">
        <w:r>
          <w:rPr>
            <w:rFonts w:ascii="Arial" w:hAnsi="Arial" w:cs="Arial"/>
            <w:color w:val="222222"/>
            <w:shd w:val="clear" w:color="auto" w:fill="FFFFFF"/>
          </w:rPr>
          <w:t xml:space="preserve"> </w:t>
        </w:r>
      </w:ins>
    </w:p>
    <w:p w:rsidR="00794A31" w:rsidRDefault="00794A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390" w:author="Giri, Vidyashankar (GDC SOC)" w:date="2018-07-23T06:12:00Z"/>
          <w:rFonts w:ascii="Arial" w:hAnsi="Arial" w:cs="Arial"/>
          <w:color w:val="222222"/>
          <w:shd w:val="clear" w:color="auto" w:fill="FFFFFF"/>
        </w:rPr>
        <w:pPrChange w:id="391" w:author="Giri, Vidyashankar (GDC SOC)" w:date="2018-07-23T06:1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92" w:author="Giri, Vidyashankar (GDC SOC)" w:date="2018-07-23T04:22:00Z">
        <w:r>
          <w:rPr>
            <w:noProof/>
            <w:lang w:val="en-GB" w:eastAsia="en-GB"/>
          </w:rPr>
          <w:lastRenderedPageBreak/>
          <w:drawing>
            <wp:inline distT="0" distB="0" distL="0" distR="0" wp14:anchorId="1570F60D" wp14:editId="4CF20926">
              <wp:extent cx="2698011" cy="4781354"/>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1397" cy="4787354"/>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393" w:author="Giri, Vidyashankar (GDC SOC)" w:date="2018-07-23T04:11:00Z"/>
          <w:rFonts w:ascii="Arial" w:hAnsi="Arial"/>
          <w:b/>
          <w:rPrChange w:id="394" w:author="Giri, Vidyashankar (GDC SOC)" w:date="2018-07-23T06:12:00Z">
            <w:rPr>
              <w:ins w:id="395" w:author="Giri, Vidyashankar (GDC SOC)" w:date="2018-07-23T04:11:00Z"/>
              <w:rFonts w:ascii="Arial" w:hAnsi="Arial" w:cs="Arial"/>
              <w:color w:val="222222"/>
              <w:shd w:val="clear" w:color="auto" w:fill="FFFFFF"/>
            </w:rPr>
          </w:rPrChange>
        </w:rPr>
        <w:pPrChange w:id="396" w:author="Giri, Vidyashankar (GDC SOC)" w:date="2018-07-23T06:1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97" w:author="Giri, Vidyashankar (GDC SOC)" w:date="2018-07-23T06:12:00Z">
        <w:r>
          <w:rPr>
            <w:rFonts w:ascii="Arial" w:hAnsi="Arial"/>
            <w:b/>
          </w:rPr>
          <w:t>Fig: Active List ArcOSI_IP’s</w:t>
        </w:r>
      </w:ins>
    </w:p>
    <w:p w:rsidR="00B80E51" w:rsidRDefault="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98" w:author="Giri, Vidyashankar (GDC SOC)" w:date="2018-07-23T04:12:00Z"/>
          <w:rFonts w:ascii="Arial" w:hAnsi="Arial" w:cs="Arial"/>
          <w:color w:val="222222"/>
          <w:shd w:val="clear" w:color="auto" w:fill="FFFFFF"/>
        </w:rPr>
        <w:pPrChange w:id="399"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Pr="00B80E51" w:rsidRDefault="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rFonts w:ascii="Arial" w:hAnsi="Arial" w:cs="Arial"/>
          <w:color w:val="222222"/>
          <w:shd w:val="clear" w:color="auto" w:fill="FFFFFF"/>
          <w:rPrChange w:id="400" w:author="Giri, Vidyashankar (GDC SOC)" w:date="2018-07-23T04:09:00Z">
            <w:rPr>
              <w:rFonts w:ascii="Arial" w:eastAsia="Arial" w:hAnsi="Arial" w:cs="Arial"/>
            </w:rPr>
          </w:rPrChange>
        </w:rPr>
        <w:pPrChange w:id="401"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8B38BE" w:rsidDel="00D64E4B" w:rsidRDefault="003B0CF7">
      <w:pPr>
        <w:pStyle w:val="Heading"/>
        <w:rPr>
          <w:del w:id="402" w:author="Giri, Vidyashankar (GDC SOC)" w:date="2018-07-23T04:26:00Z"/>
          <w:rFonts w:ascii="Arial" w:hAnsi="Arial"/>
        </w:rPr>
      </w:pPr>
      <w:bookmarkStart w:id="403" w:name="_Toc1"/>
      <w:del w:id="404" w:author="Giri, Vidyashankar (GDC SOC)" w:date="2018-07-23T04:26:00Z">
        <w:r w:rsidDel="00D64E4B">
          <w:rPr>
            <w:rFonts w:ascii="Arial" w:hAnsi="Arial"/>
          </w:rPr>
          <w:delText xml:space="preserve">Chapter 2: </w:delText>
        </w:r>
        <w:bookmarkEnd w:id="403"/>
        <w:r w:rsidR="008B38BE" w:rsidDel="00D64E4B">
          <w:rPr>
            <w:rFonts w:ascii="Arial" w:hAnsi="Arial"/>
          </w:rPr>
          <w:delText>CHM Components</w:delText>
        </w:r>
      </w:del>
    </w:p>
    <w:p w:rsidR="008B38BE" w:rsidRDefault="00001AE0" w:rsidP="00001AE0">
      <w:pPr>
        <w:pStyle w:val="BodyArial"/>
      </w:pPr>
      <w:del w:id="405" w:author="Giri, Vidyashankar (GDC SOC)" w:date="2018-07-23T04:26:00Z">
        <w:r w:rsidDel="00D64E4B">
          <w:delText>The</w:delText>
        </w:r>
      </w:del>
      <w:r>
        <w:t xml:space="preserve"> </w:t>
      </w:r>
      <w:del w:id="406" w:author="Giri, Vidyashankar (GDC SOC)" w:date="2018-07-23T04:26:00Z">
        <w:r w:rsidDel="00D64E4B">
          <w:delText>CHM solution is based on a manager</w:delText>
        </w:r>
      </w:del>
      <w:ins w:id="407" w:author="Steward, Rashaad (ArcSight Inc.)" w:date="2018-03-23T10:58:00Z">
        <w:del w:id="408" w:author="Giri, Vidyashankar (GDC SOC)" w:date="2018-07-23T04:26:00Z">
          <w:r w:rsidR="004F1CC9" w:rsidDel="00D64E4B">
            <w:delText xml:space="preserve"> and</w:delText>
          </w:r>
        </w:del>
      </w:ins>
      <w:del w:id="409" w:author="Giri, Vidyashankar (GDC SOC)" w:date="2018-07-23T04:26:00Z">
        <w:r w:rsidDel="00D64E4B">
          <w:delText>/agent</w:delText>
        </w:r>
      </w:del>
      <w:ins w:id="410" w:author="Victor Pineiro" w:date="2018-03-23T15:52:00Z">
        <w:del w:id="411" w:author="Giri, Vidyashankar (GDC SOC)" w:date="2018-07-23T04:26:00Z">
          <w:r w:rsidR="00EA254D" w:rsidDel="00D64E4B">
            <w:delText>and agent</w:delText>
          </w:r>
        </w:del>
      </w:ins>
      <w:del w:id="412" w:author="Giri, Vidyashankar (GDC SOC)" w:date="2018-07-23T04:26:00Z">
        <w:r w:rsidDel="00D64E4B">
          <w:delText xml:space="preserve"> architecture. </w:delText>
        </w:r>
        <w:r w:rsidR="001A046C" w:rsidDel="00D64E4B">
          <w:delText>The agent collects metrics from the ArcSight ESM application and its Operating System and the manager processes the metrics collected from the agent. Some of the analysis performed by the manager includes</w:delText>
        </w:r>
      </w:del>
      <w:ins w:id="413" w:author="Giri, Vidyashankar (GDC SOC)" w:date="2018-07-23T04:26:00Z">
        <w:r w:rsidR="00D64E4B">
          <w:t>There are 2 ways to populate this Active list</w:t>
        </w:r>
      </w:ins>
      <w:ins w:id="414" w:author="Giri, Vidyashankar (GDC SOC)" w:date="2018-07-23T04:27:00Z">
        <w:r w:rsidR="00D64E4B">
          <w:t xml:space="preserve"> with blacklisted IP’s</w:t>
        </w:r>
      </w:ins>
      <w:r w:rsidR="001A046C">
        <w:t>:</w:t>
      </w:r>
    </w:p>
    <w:p w:rsidR="001A046C" w:rsidRDefault="00B77CBD" w:rsidP="001A046C">
      <w:pPr>
        <w:pStyle w:val="BodyArial"/>
        <w:numPr>
          <w:ilvl w:val="0"/>
          <w:numId w:val="14"/>
        </w:numPr>
      </w:pPr>
      <w:ins w:id="415" w:author="Giri, Vidyashankar (GDC SOC)" w:date="2018-07-23T05:41:00Z">
        <w:r>
          <w:t>Automated</w:t>
        </w:r>
      </w:ins>
      <w:ins w:id="416" w:author="Giri, Vidyashankar (GDC SOC)" w:date="2018-07-23T04:27:00Z">
        <w:r w:rsidR="00D64E4B">
          <w:t>.</w:t>
        </w:r>
      </w:ins>
      <w:del w:id="417" w:author="Giri, Vidyashankar (GDC SOC)" w:date="2018-07-23T04:27:00Z">
        <w:r w:rsidR="00130E46" w:rsidDel="00D64E4B">
          <w:delText>E</w:delText>
        </w:r>
        <w:r w:rsidR="001A046C" w:rsidDel="00D64E4B">
          <w:delText>xcessive amount of Full Garbage Collections</w:delText>
        </w:r>
      </w:del>
    </w:p>
    <w:p w:rsidR="00D64E4B" w:rsidRDefault="00B77CBD">
      <w:pPr>
        <w:pStyle w:val="BodyArial"/>
        <w:numPr>
          <w:ilvl w:val="0"/>
          <w:numId w:val="14"/>
        </w:numPr>
        <w:rPr>
          <w:ins w:id="418" w:author="Giri, Vidyashankar (GDC SOC)" w:date="2018-07-23T05:41:00Z"/>
        </w:rPr>
      </w:pPr>
      <w:ins w:id="419" w:author="Giri, Vidyashankar (GDC SOC)" w:date="2018-07-23T05:40:00Z">
        <w:r>
          <w:t>Manual</w:t>
        </w:r>
      </w:ins>
      <w:ins w:id="420" w:author="Giri, Vidyashankar (GDC SOC)" w:date="2018-07-23T04:28:00Z">
        <w:r w:rsidR="00D64E4B">
          <w:t>.</w:t>
        </w:r>
      </w:ins>
    </w:p>
    <w:p w:rsidR="00B77CBD" w:rsidRDefault="00B77CBD">
      <w:pPr>
        <w:pStyle w:val="BodyArial"/>
        <w:ind w:left="720"/>
        <w:rPr>
          <w:ins w:id="421" w:author="Giri, Vidyashankar (GDC SOC)" w:date="2018-07-23T04:28:00Z"/>
        </w:rPr>
        <w:pPrChange w:id="422" w:author="Giri, Vidyashankar (GDC SOC)" w:date="2018-07-23T05:41:00Z">
          <w:pPr>
            <w:pStyle w:val="BodyArial"/>
            <w:numPr>
              <w:numId w:val="14"/>
            </w:numPr>
            <w:ind w:left="720" w:hanging="360"/>
          </w:pPr>
        </w:pPrChange>
      </w:pPr>
    </w:p>
    <w:p w:rsidR="00D64E4B" w:rsidRDefault="007D0B01">
      <w:pPr>
        <w:pStyle w:val="BodyArial"/>
        <w:rPr>
          <w:ins w:id="423" w:author="Giri, Vidyashankar (GDC SOC)" w:date="2018-07-23T04:28:00Z"/>
        </w:rPr>
        <w:pPrChange w:id="424" w:author="Giri, Vidyashankar (GDC SOC)" w:date="2018-07-23T04:28:00Z">
          <w:pPr>
            <w:pStyle w:val="BodyArial"/>
            <w:numPr>
              <w:numId w:val="14"/>
            </w:numPr>
            <w:ind w:left="720" w:hanging="360"/>
          </w:pPr>
        </w:pPrChange>
      </w:pPr>
      <w:ins w:id="425" w:author="Giri, Vidyashankar (GDC SOC)" w:date="2018-07-23T05:55:00Z">
        <w:r>
          <w:rPr>
            <w:b/>
            <w:bCs/>
            <w:sz w:val="24"/>
            <w:szCs w:val="24"/>
            <w:lang w:val="de-DE"/>
          </w:rPr>
          <w:t xml:space="preserve">1.2 </w:t>
        </w:r>
      </w:ins>
      <w:ins w:id="426" w:author="Giri, Vidyashankar (GDC SOC)" w:date="2018-07-23T05:41:00Z">
        <w:r w:rsidR="00B77CBD">
          <w:rPr>
            <w:b/>
            <w:bCs/>
            <w:sz w:val="24"/>
            <w:szCs w:val="24"/>
            <w:lang w:val="de-DE"/>
          </w:rPr>
          <w:t xml:space="preserve">Automated </w:t>
        </w:r>
        <w:r w:rsidR="00B77CBD" w:rsidRPr="00B302C4">
          <w:rPr>
            <w:b/>
            <w:bCs/>
            <w:sz w:val="24"/>
            <w:szCs w:val="24"/>
            <w:lang w:val="de-DE"/>
          </w:rPr>
          <w:t xml:space="preserve"> way to populate Active list</w:t>
        </w:r>
      </w:ins>
    </w:p>
    <w:p w:rsidR="00B77CBD" w:rsidRDefault="00B77CBD">
      <w:pPr>
        <w:pStyle w:val="BodyArial"/>
        <w:rPr>
          <w:ins w:id="427" w:author="Giri, Vidyashankar (GDC SOC)" w:date="2018-07-23T05:43:00Z"/>
          <w:bCs/>
          <w:sz w:val="24"/>
          <w:szCs w:val="24"/>
          <w:lang w:val="de-DE"/>
        </w:rPr>
        <w:pPrChange w:id="428" w:author="Giri, Vidyashankar (GDC SOC)" w:date="2018-07-23T04:28:00Z">
          <w:pPr>
            <w:pStyle w:val="BodyArial"/>
            <w:numPr>
              <w:numId w:val="14"/>
            </w:numPr>
            <w:ind w:left="720" w:hanging="360"/>
          </w:pPr>
        </w:pPrChange>
      </w:pPr>
      <w:ins w:id="429" w:author="Giri, Vidyashankar (GDC SOC)" w:date="2018-07-23T05:42:00Z">
        <w:r>
          <w:rPr>
            <w:bCs/>
            <w:sz w:val="24"/>
            <w:szCs w:val="24"/>
            <w:lang w:val="de-DE"/>
          </w:rPr>
          <w:t xml:space="preserve">Automated way is a more convient way to populate the Active list as the blacklist of IP should updated </w:t>
        </w:r>
      </w:ins>
      <w:ins w:id="430" w:author="Giri, Vidyashankar (GDC SOC)" w:date="2018-07-23T05:43:00Z">
        <w:r w:rsidR="0073600A">
          <w:rPr>
            <w:bCs/>
            <w:sz w:val="24"/>
            <w:szCs w:val="24"/>
            <w:lang w:val="de-DE"/>
          </w:rPr>
          <w:t>regularly.</w:t>
        </w:r>
        <w:r w:rsidR="0073600A">
          <w:rPr>
            <w:bCs/>
            <w:sz w:val="24"/>
            <w:szCs w:val="24"/>
            <w:lang w:val="de-DE"/>
          </w:rPr>
          <w:br/>
        </w:r>
      </w:ins>
    </w:p>
    <w:p w:rsidR="0073600A" w:rsidRPr="00B77CBD" w:rsidRDefault="0073600A">
      <w:pPr>
        <w:pStyle w:val="BodyArial"/>
        <w:rPr>
          <w:ins w:id="431" w:author="Giri, Vidyashankar (GDC SOC)" w:date="2018-07-23T05:41:00Z"/>
          <w:bCs/>
          <w:sz w:val="24"/>
          <w:szCs w:val="24"/>
          <w:lang w:val="de-DE"/>
          <w:rPrChange w:id="432" w:author="Giri, Vidyashankar (GDC SOC)" w:date="2018-07-23T05:42:00Z">
            <w:rPr>
              <w:ins w:id="433" w:author="Giri, Vidyashankar (GDC SOC)" w:date="2018-07-23T05:41:00Z"/>
              <w:b/>
              <w:bCs/>
              <w:sz w:val="24"/>
              <w:szCs w:val="24"/>
              <w:lang w:val="de-DE"/>
            </w:rPr>
          </w:rPrChange>
        </w:rPr>
        <w:pPrChange w:id="434" w:author="Giri, Vidyashankar (GDC SOC)" w:date="2018-07-23T04:28:00Z">
          <w:pPr>
            <w:pStyle w:val="BodyArial"/>
            <w:numPr>
              <w:numId w:val="14"/>
            </w:numPr>
            <w:ind w:left="720" w:hanging="360"/>
          </w:pPr>
        </w:pPrChange>
      </w:pPr>
      <w:ins w:id="435" w:author="Giri, Vidyashankar (GDC SOC)" w:date="2018-07-23T05:43:00Z">
        <w:r>
          <w:rPr>
            <w:bCs/>
            <w:sz w:val="24"/>
            <w:szCs w:val="24"/>
            <w:lang w:val="de-DE"/>
          </w:rPr>
          <w:t>In this documnet we will focus on Manual way to populate Active list.</w:t>
        </w:r>
      </w:ins>
    </w:p>
    <w:p w:rsidR="00B77CBD" w:rsidRDefault="00B77CBD">
      <w:pPr>
        <w:pStyle w:val="BodyArial"/>
        <w:rPr>
          <w:ins w:id="436" w:author="Giri, Vidyashankar (GDC SOC)" w:date="2018-07-23T05:41:00Z"/>
          <w:b/>
          <w:bCs/>
          <w:sz w:val="24"/>
          <w:szCs w:val="24"/>
          <w:lang w:val="de-DE"/>
        </w:rPr>
        <w:pPrChange w:id="437" w:author="Giri, Vidyashankar (GDC SOC)" w:date="2018-07-23T04:28:00Z">
          <w:pPr>
            <w:pStyle w:val="BodyArial"/>
            <w:numPr>
              <w:numId w:val="14"/>
            </w:numPr>
            <w:ind w:left="720" w:hanging="360"/>
          </w:pPr>
        </w:pPrChange>
      </w:pPr>
    </w:p>
    <w:p w:rsidR="00D64E4B" w:rsidRPr="00D64E4B" w:rsidRDefault="007D0B01">
      <w:pPr>
        <w:pStyle w:val="BodyArial"/>
        <w:rPr>
          <w:ins w:id="438" w:author="Giri, Vidyashankar (GDC SOC)" w:date="2018-07-23T04:29:00Z"/>
          <w:b/>
          <w:bCs/>
          <w:sz w:val="24"/>
          <w:szCs w:val="24"/>
          <w:lang w:val="de-DE"/>
          <w:rPrChange w:id="439" w:author="Giri, Vidyashankar (GDC SOC)" w:date="2018-07-23T04:29:00Z">
            <w:rPr>
              <w:ins w:id="440" w:author="Giri, Vidyashankar (GDC SOC)" w:date="2018-07-23T04:29:00Z"/>
            </w:rPr>
          </w:rPrChange>
        </w:rPr>
        <w:pPrChange w:id="441" w:author="Giri, Vidyashankar (GDC SOC)" w:date="2018-07-23T04:28:00Z">
          <w:pPr>
            <w:pStyle w:val="BodyArial"/>
            <w:numPr>
              <w:numId w:val="14"/>
            </w:numPr>
            <w:ind w:left="720" w:hanging="360"/>
          </w:pPr>
        </w:pPrChange>
      </w:pPr>
      <w:ins w:id="442" w:author="Giri, Vidyashankar (GDC SOC)" w:date="2018-07-23T05:55:00Z">
        <w:r>
          <w:rPr>
            <w:b/>
            <w:bCs/>
            <w:sz w:val="24"/>
            <w:szCs w:val="24"/>
            <w:lang w:val="de-DE"/>
          </w:rPr>
          <w:t xml:space="preserve">1.3 </w:t>
        </w:r>
      </w:ins>
      <w:ins w:id="443" w:author="Giri, Vidyashankar (GDC SOC)" w:date="2018-07-23T04:28:00Z">
        <w:r w:rsidR="00D64E4B" w:rsidRPr="00D64E4B">
          <w:rPr>
            <w:b/>
            <w:bCs/>
            <w:sz w:val="24"/>
            <w:szCs w:val="24"/>
            <w:lang w:val="de-DE"/>
            <w:rPrChange w:id="444" w:author="Giri, Vidyashankar (GDC SOC)" w:date="2018-07-23T04:29:00Z">
              <w:rPr/>
            </w:rPrChange>
          </w:rPr>
          <w:t>Manual way to populate Active</w:t>
        </w:r>
      </w:ins>
      <w:ins w:id="445" w:author="Giri, Vidyashankar (GDC SOC)" w:date="2018-07-23T04:29:00Z">
        <w:r w:rsidR="00D64E4B" w:rsidRPr="00D64E4B">
          <w:rPr>
            <w:b/>
            <w:bCs/>
            <w:sz w:val="24"/>
            <w:szCs w:val="24"/>
            <w:lang w:val="de-DE"/>
            <w:rPrChange w:id="446" w:author="Giri, Vidyashankar (GDC SOC)" w:date="2018-07-23T04:29:00Z">
              <w:rPr/>
            </w:rPrChange>
          </w:rPr>
          <w:t xml:space="preserve"> </w:t>
        </w:r>
      </w:ins>
      <w:ins w:id="447" w:author="Giri, Vidyashankar (GDC SOC)" w:date="2018-07-23T04:28:00Z">
        <w:r w:rsidR="00D64E4B" w:rsidRPr="00D64E4B">
          <w:rPr>
            <w:b/>
            <w:bCs/>
            <w:sz w:val="24"/>
            <w:szCs w:val="24"/>
            <w:lang w:val="de-DE"/>
            <w:rPrChange w:id="448" w:author="Giri, Vidyashankar (GDC SOC)" w:date="2018-07-23T04:29:00Z">
              <w:rPr/>
            </w:rPrChange>
          </w:rPr>
          <w:t>list</w:t>
        </w:r>
      </w:ins>
      <w:ins w:id="449" w:author="Giri, Vidyashankar (GDC SOC)" w:date="2018-07-23T04:29:00Z">
        <w:r w:rsidR="00D64E4B" w:rsidRPr="00D64E4B">
          <w:rPr>
            <w:b/>
            <w:bCs/>
            <w:sz w:val="24"/>
            <w:szCs w:val="24"/>
            <w:lang w:val="de-DE"/>
            <w:rPrChange w:id="450" w:author="Giri, Vidyashankar (GDC SOC)" w:date="2018-07-23T04:29:00Z">
              <w:rPr/>
            </w:rPrChange>
          </w:rPr>
          <w:t>.</w:t>
        </w:r>
      </w:ins>
    </w:p>
    <w:p w:rsidR="001A046C" w:rsidDel="00D64E4B" w:rsidRDefault="00D64E4B">
      <w:pPr>
        <w:pStyle w:val="BodyArial"/>
        <w:rPr>
          <w:del w:id="451" w:author="Giri, Vidyashankar (GDC SOC)" w:date="2018-07-23T04:28:00Z"/>
        </w:rPr>
        <w:pPrChange w:id="452" w:author="Giri, Vidyashankar (GDC SOC)" w:date="2018-07-23T04:28:00Z">
          <w:pPr>
            <w:pStyle w:val="BodyArial"/>
            <w:numPr>
              <w:numId w:val="14"/>
            </w:numPr>
            <w:ind w:left="720" w:hanging="360"/>
          </w:pPr>
        </w:pPrChange>
      </w:pPr>
      <w:ins w:id="453" w:author="Giri, Vidyashankar (GDC SOC)" w:date="2018-07-23T04:29:00Z">
        <w:r>
          <w:t>Now we are having the consolidated list of blacklisted IP</w:t>
        </w:r>
      </w:ins>
      <w:ins w:id="454" w:author="Giri, Vidyashankar (GDC SOC)" w:date="2018-07-23T04:30:00Z">
        <w:r>
          <w:t>’s from different blacklist sources.</w:t>
        </w:r>
      </w:ins>
      <w:ins w:id="455" w:author="Giri, Vidyashankar (GDC SOC)" w:date="2018-07-23T04:32:00Z">
        <w:r>
          <w:t xml:space="preserve"> </w:t>
        </w:r>
      </w:ins>
      <w:del w:id="456" w:author="Giri, Vidyashankar (GDC SOC)" w:date="2018-07-23T04:28:00Z">
        <w:r w:rsidR="00130E46" w:rsidDel="00D64E4B">
          <w:delText>Unusual</w:delText>
        </w:r>
        <w:r w:rsidR="001A046C" w:rsidDel="00D64E4B">
          <w:delText xml:space="preserve"> system resource consumption</w:delText>
        </w:r>
      </w:del>
    </w:p>
    <w:p w:rsidR="001A046C" w:rsidRDefault="00130E46">
      <w:pPr>
        <w:pStyle w:val="BodyArial"/>
        <w:rPr>
          <w:ins w:id="457" w:author="Giri, Vidyashankar (GDC SOC)" w:date="2018-07-23T04:39:00Z"/>
        </w:rPr>
        <w:pPrChange w:id="458" w:author="Giri, Vidyashankar (GDC SOC)" w:date="2018-07-23T04:28:00Z">
          <w:pPr>
            <w:pStyle w:val="BodyArial"/>
            <w:numPr>
              <w:numId w:val="14"/>
            </w:numPr>
            <w:ind w:left="720" w:hanging="360"/>
          </w:pPr>
        </w:pPrChange>
      </w:pPr>
      <w:del w:id="459" w:author="Giri, Vidyashankar (GDC SOC)" w:date="2018-07-23T04:28:00Z">
        <w:r w:rsidDel="00D64E4B">
          <w:delText>Event processing bo</w:delText>
        </w:r>
      </w:del>
      <w:del w:id="460" w:author="Giri, Vidyashankar (GDC SOC)" w:date="2018-07-23T04:27:00Z">
        <w:r w:rsidDel="00D64E4B">
          <w:delText>ttlenecks</w:delText>
        </w:r>
      </w:del>
      <w:ins w:id="461" w:author="Giri, Vidyashankar (GDC SOC)" w:date="2018-07-23T04:32:00Z">
        <w:r w:rsidR="00D64E4B">
          <w:t>We now need to update the consolidated list of blacklisted IP’s to the Active list</w:t>
        </w:r>
      </w:ins>
      <w:ins w:id="462" w:author="Giri, Vidyashankar (GDC SOC)" w:date="2018-07-23T04:38:00Z">
        <w:r w:rsidR="00046770">
          <w:t xml:space="preserve"> (ArcOSI IP’s)</w:t>
        </w:r>
      </w:ins>
      <w:ins w:id="463" w:author="Giri, Vidyashankar (GDC SOC)" w:date="2018-07-23T04:32:00Z">
        <w:r w:rsidR="00D64E4B">
          <w:t>.</w:t>
        </w:r>
      </w:ins>
      <w:ins w:id="464" w:author="Giri, Vidyashankar (GDC SOC)" w:date="2018-07-23T04:34:00Z">
        <w:r w:rsidR="00D64E4B">
          <w:t xml:space="preserve"> In order to import the </w:t>
        </w:r>
      </w:ins>
      <w:ins w:id="465" w:author="Giri, Vidyashankar (GDC SOC)" w:date="2018-07-23T04:36:00Z">
        <w:r w:rsidR="00046770">
          <w:t xml:space="preserve">consolidated list of blacklisted IP’s to the Active list we need to match the fields of </w:t>
        </w:r>
      </w:ins>
      <w:ins w:id="466" w:author="Giri, Vidyashankar (GDC SOC)" w:date="2018-07-23T04:38:00Z">
        <w:r w:rsidR="00046770">
          <w:t xml:space="preserve">the Active list ArcOSI </w:t>
        </w:r>
      </w:ins>
      <w:ins w:id="467" w:author="Giri, Vidyashankar (GDC SOC)" w:date="2018-07-23T04:45:00Z">
        <w:r w:rsidR="00046770">
          <w:t>IP’s (</w:t>
        </w:r>
      </w:ins>
      <w:ins w:id="468" w:author="Giri, Vidyashankar (GDC SOC)" w:date="2018-07-23T04:44:00Z">
        <w:r w:rsidR="00046770">
          <w:t>PFB)</w:t>
        </w:r>
      </w:ins>
      <w:ins w:id="469" w:author="Giri, Vidyashankar (GDC SOC)" w:date="2018-07-23T04:38:00Z">
        <w:r w:rsidR="00046770">
          <w:t>.</w:t>
        </w:r>
      </w:ins>
    </w:p>
    <w:p w:rsidR="00046770" w:rsidRDefault="00046770">
      <w:pPr>
        <w:pStyle w:val="BodyArial"/>
        <w:rPr>
          <w:ins w:id="470" w:author="Giri, Vidyashankar (GDC SOC)" w:date="2018-07-23T04:39:00Z"/>
        </w:rPr>
        <w:pPrChange w:id="471" w:author="Giri, Vidyashankar (GDC SOC)" w:date="2018-07-23T04:28:00Z">
          <w:pPr>
            <w:pStyle w:val="BodyArial"/>
            <w:numPr>
              <w:numId w:val="14"/>
            </w:numPr>
            <w:ind w:left="720" w:hanging="360"/>
          </w:pPr>
        </w:pPrChange>
      </w:pPr>
    </w:p>
    <w:p w:rsidR="00046770" w:rsidRDefault="00046770">
      <w:pPr>
        <w:pStyle w:val="BodyArial"/>
        <w:rPr>
          <w:ins w:id="472" w:author="Giri, Vidyashankar (GDC SOC)" w:date="2018-07-23T06:11:00Z"/>
        </w:rPr>
        <w:pPrChange w:id="473" w:author="Giri, Vidyashankar (GDC SOC)" w:date="2018-07-23T04:28:00Z">
          <w:pPr>
            <w:pStyle w:val="BodyArial"/>
            <w:numPr>
              <w:numId w:val="14"/>
            </w:numPr>
            <w:ind w:left="720" w:hanging="360"/>
          </w:pPr>
        </w:pPrChange>
      </w:pPr>
      <w:ins w:id="474" w:author="Giri, Vidyashankar (GDC SOC)" w:date="2018-07-23T04:43:00Z">
        <w:r>
          <w:rPr>
            <w:noProof/>
            <w:lang w:val="en-GB" w:eastAsia="en-GB"/>
          </w:rPr>
          <w:lastRenderedPageBreak/>
          <w:drawing>
            <wp:inline distT="0" distB="0" distL="0" distR="0" wp14:anchorId="1880B51B" wp14:editId="03968D32">
              <wp:extent cx="5932240" cy="27636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654" cy="2772715"/>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b/>
          <w:rPrChange w:id="475" w:author="Giri, Vidyashankar (GDC SOC)" w:date="2018-07-23T06:11:00Z">
            <w:rPr/>
          </w:rPrChange>
        </w:rPr>
        <w:pPrChange w:id="476" w:author="Giri, Vidyashankar (GDC SOC)" w:date="2018-07-23T06:11:00Z">
          <w:pPr>
            <w:pStyle w:val="BodyArial"/>
            <w:numPr>
              <w:numId w:val="14"/>
            </w:numPr>
            <w:ind w:left="720" w:hanging="360"/>
          </w:pPr>
        </w:pPrChange>
      </w:pPr>
      <w:ins w:id="477" w:author="Giri, Vidyashankar (GDC SOC)" w:date="2018-07-23T06:11:00Z">
        <w:r>
          <w:rPr>
            <w:rFonts w:ascii="Arial" w:hAnsi="Arial"/>
            <w:b/>
          </w:rPr>
          <w:t>Fig: Entries in Active list.</w:t>
        </w:r>
      </w:ins>
    </w:p>
    <w:p w:rsidR="001A046C" w:rsidDel="00046770" w:rsidRDefault="001A046C">
      <w:pPr>
        <w:pStyle w:val="Heading2"/>
        <w:rPr>
          <w:del w:id="478" w:author="Giri, Vidyashankar (GDC SOC)" w:date="2018-07-23T04:28:00Z"/>
        </w:rPr>
      </w:pPr>
    </w:p>
    <w:p w:rsidR="00046770" w:rsidRDefault="00046770">
      <w:pPr>
        <w:pStyle w:val="Body"/>
        <w:rPr>
          <w:ins w:id="479" w:author="Giri, Vidyashankar (GDC SOC)" w:date="2018-07-23T04:45:00Z"/>
        </w:rPr>
        <w:pPrChange w:id="480" w:author="Giri, Vidyashankar (GDC SOC)" w:date="2018-07-23T04:45:00Z">
          <w:pPr>
            <w:pStyle w:val="BodyArial"/>
          </w:pPr>
        </w:pPrChange>
      </w:pPr>
    </w:p>
    <w:p w:rsidR="00AB3976" w:rsidRDefault="00AB3976">
      <w:pPr>
        <w:pStyle w:val="Body"/>
        <w:rPr>
          <w:ins w:id="481" w:author="Giri, Vidyashankar (GDC SOC)" w:date="2018-07-23T04:48:00Z"/>
        </w:rPr>
        <w:pPrChange w:id="482" w:author="Giri, Vidyashankar (GDC SOC)" w:date="2018-07-23T04:45:00Z">
          <w:pPr>
            <w:pStyle w:val="BodyArial"/>
          </w:pPr>
        </w:pPrChange>
      </w:pPr>
      <w:ins w:id="483" w:author="Giri, Vidyashankar (GDC SOC)" w:date="2018-07-23T04:46:00Z">
        <w:r>
          <w:t>To get the Active list ArcOSI IP</w:t>
        </w:r>
      </w:ins>
      <w:ins w:id="484" w:author="Giri, Vidyashankar (GDC SOC)" w:date="2018-07-23T04:47:00Z">
        <w:r>
          <w:t xml:space="preserve">’s </w:t>
        </w:r>
      </w:ins>
      <w:ins w:id="485" w:author="Giri, Vidyashankar (GDC SOC)" w:date="2018-07-23T04:48:00Z">
        <w:r>
          <w:t xml:space="preserve">with all the Field’s </w:t>
        </w:r>
      </w:ins>
      <w:ins w:id="486" w:author="Giri, Vidyashankar (GDC SOC)" w:date="2018-07-23T04:47:00Z">
        <w:r>
          <w:t xml:space="preserve">we need to </w:t>
        </w:r>
      </w:ins>
      <w:ins w:id="487" w:author="Giri, Vidyashankar (GDC SOC)" w:date="2018-07-23T04:50:00Z">
        <w:r>
          <w:t>create</w:t>
        </w:r>
      </w:ins>
      <w:ins w:id="488" w:author="Giri, Vidyashankar (GDC SOC)" w:date="2018-07-23T04:48:00Z">
        <w:r>
          <w:t xml:space="preserve"> a report</w:t>
        </w:r>
      </w:ins>
      <w:ins w:id="489" w:author="Giri, Vidyashankar (GDC SOC)" w:date="2018-07-23T04:50:00Z">
        <w:r>
          <w:t xml:space="preserve"> with appropriate query condition</w:t>
        </w:r>
      </w:ins>
      <w:ins w:id="490" w:author="Giri, Vidyashankar (GDC SOC)" w:date="2018-07-23T04:48:00Z">
        <w:r>
          <w:t>.</w:t>
        </w:r>
      </w:ins>
    </w:p>
    <w:p w:rsidR="00046770" w:rsidRPr="00046770" w:rsidRDefault="00AB3976">
      <w:pPr>
        <w:pStyle w:val="Body"/>
        <w:rPr>
          <w:ins w:id="491" w:author="Giri, Vidyashankar (GDC SOC)" w:date="2018-07-23T04:45:00Z"/>
          <w:rPrChange w:id="492" w:author="Giri, Vidyashankar (GDC SOC)" w:date="2018-07-23T04:45:00Z">
            <w:rPr>
              <w:ins w:id="493" w:author="Giri, Vidyashankar (GDC SOC)" w:date="2018-07-23T04:45:00Z"/>
            </w:rPr>
          </w:rPrChange>
        </w:rPr>
        <w:pPrChange w:id="494" w:author="Giri, Vidyashankar (GDC SOC)" w:date="2018-07-23T04:45:00Z">
          <w:pPr>
            <w:pStyle w:val="BodyArial"/>
          </w:pPr>
        </w:pPrChange>
      </w:pPr>
      <w:ins w:id="495" w:author="Giri, Vidyashankar (GDC SOC)" w:date="2018-07-23T04:46:00Z">
        <w:r>
          <w:t xml:space="preserve"> </w:t>
        </w:r>
      </w:ins>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496" w:author="Giri, Vidyashankar (GDC SOC)" w:date="2018-07-23T06:02:00Z"/>
          <w:rFonts w:ascii="Arial" w:eastAsia="Calibri" w:hAnsi="Arial" w:cs="Calibri"/>
          <w:color w:val="0078EF"/>
          <w:kern w:val="32"/>
          <w:sz w:val="32"/>
          <w:szCs w:val="32"/>
        </w:rPr>
        <w:pPrChange w:id="497"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498" w:author="Giri, Vidyashankar (GDC SOC)" w:date="2018-07-23T06:02:00Z"/>
          <w:rFonts w:ascii="Arial" w:eastAsia="Calibri" w:hAnsi="Arial" w:cs="Calibri"/>
          <w:color w:val="0078EF"/>
          <w:kern w:val="32"/>
          <w:sz w:val="32"/>
          <w:szCs w:val="32"/>
        </w:rPr>
        <w:pPrChange w:id="499"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00" w:author="Giri, Vidyashankar (GDC SOC)" w:date="2018-07-23T06:02:00Z"/>
          <w:rFonts w:ascii="Arial" w:eastAsia="Calibri" w:hAnsi="Arial" w:cs="Calibri"/>
          <w:color w:val="0078EF"/>
          <w:kern w:val="32"/>
          <w:sz w:val="32"/>
          <w:szCs w:val="32"/>
        </w:rPr>
        <w:pPrChange w:id="501"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02" w:author="Giri, Vidyashankar (GDC SOC)" w:date="2018-07-23T06:02:00Z"/>
          <w:rFonts w:ascii="Arial" w:eastAsia="Calibri" w:hAnsi="Arial" w:cs="Calibri"/>
          <w:color w:val="0078EF"/>
          <w:kern w:val="32"/>
          <w:sz w:val="32"/>
          <w:szCs w:val="32"/>
        </w:rPr>
        <w:pPrChange w:id="503"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04" w:author="Giri, Vidyashankar (GDC SOC)" w:date="2018-07-23T06:02:00Z"/>
          <w:rFonts w:ascii="Arial" w:eastAsia="Calibri" w:hAnsi="Arial" w:cs="Calibri"/>
          <w:color w:val="0078EF"/>
          <w:kern w:val="32"/>
          <w:sz w:val="32"/>
          <w:szCs w:val="32"/>
        </w:rPr>
        <w:pPrChange w:id="505"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06" w:author="Giri, Vidyashankar (GDC SOC)" w:date="2018-07-23T06:02:00Z"/>
          <w:rFonts w:ascii="Arial" w:eastAsia="Calibri" w:hAnsi="Arial" w:cs="Calibri"/>
          <w:color w:val="0078EF"/>
          <w:kern w:val="32"/>
          <w:sz w:val="32"/>
          <w:szCs w:val="32"/>
        </w:rPr>
        <w:pPrChange w:id="507"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08" w:author="Giri, Vidyashankar (GDC SOC)" w:date="2018-07-23T06:02:00Z"/>
          <w:rFonts w:ascii="Arial" w:eastAsia="Calibri" w:hAnsi="Arial" w:cs="Calibri"/>
          <w:color w:val="0078EF"/>
          <w:kern w:val="32"/>
          <w:sz w:val="32"/>
          <w:szCs w:val="32"/>
        </w:rPr>
        <w:pPrChange w:id="509"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10" w:author="Giri, Vidyashankar (GDC SOC)" w:date="2018-07-23T06:02:00Z"/>
          <w:rFonts w:ascii="Arial" w:eastAsia="Calibri" w:hAnsi="Arial" w:cs="Calibri"/>
          <w:color w:val="0078EF"/>
          <w:kern w:val="32"/>
          <w:sz w:val="32"/>
          <w:szCs w:val="32"/>
        </w:rPr>
        <w:pPrChange w:id="511"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12" w:author="Giri, Vidyashankar (GDC SOC)" w:date="2018-07-23T06:02:00Z"/>
          <w:rFonts w:ascii="Arial" w:eastAsia="Calibri" w:hAnsi="Arial" w:cs="Calibri"/>
          <w:color w:val="0078EF"/>
          <w:kern w:val="32"/>
          <w:sz w:val="32"/>
          <w:szCs w:val="32"/>
        </w:rPr>
        <w:pPrChange w:id="513"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14" w:author="Giri, Vidyashankar (GDC SOC)" w:date="2018-07-23T06:02:00Z"/>
          <w:rFonts w:ascii="Arial" w:eastAsia="Calibri" w:hAnsi="Arial" w:cs="Calibri"/>
          <w:color w:val="0078EF"/>
          <w:kern w:val="32"/>
          <w:sz w:val="32"/>
          <w:szCs w:val="32"/>
        </w:rPr>
        <w:pPrChange w:id="515"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16" w:author="Giri, Vidyashankar (GDC SOC)" w:date="2018-07-23T06:02:00Z"/>
          <w:rFonts w:ascii="Arial" w:eastAsia="Calibri" w:hAnsi="Arial" w:cs="Calibri"/>
          <w:color w:val="0078EF"/>
          <w:kern w:val="32"/>
          <w:sz w:val="32"/>
          <w:szCs w:val="32"/>
        </w:rPr>
        <w:pPrChange w:id="517"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18" w:author="Giri, Vidyashankar (GDC SOC)" w:date="2018-07-23T06:02:00Z"/>
          <w:rFonts w:ascii="Arial" w:eastAsia="Calibri" w:hAnsi="Arial" w:cs="Calibri"/>
          <w:color w:val="0078EF"/>
          <w:kern w:val="32"/>
          <w:sz w:val="32"/>
          <w:szCs w:val="32"/>
        </w:rPr>
        <w:pPrChange w:id="519"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0" w:author="Giri, Vidyashankar (GDC SOC)" w:date="2018-07-23T06:02:00Z"/>
          <w:rFonts w:ascii="Arial" w:eastAsia="Calibri" w:hAnsi="Arial" w:cs="Calibri"/>
          <w:color w:val="0078EF"/>
          <w:kern w:val="32"/>
          <w:sz w:val="32"/>
          <w:szCs w:val="32"/>
        </w:rPr>
        <w:pPrChange w:id="521"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2" w:author="Giri, Vidyashankar (GDC SOC)" w:date="2018-07-23T06:02:00Z"/>
          <w:rFonts w:ascii="Arial" w:eastAsia="Calibri" w:hAnsi="Arial" w:cs="Calibri"/>
          <w:color w:val="0078EF"/>
          <w:kern w:val="32"/>
          <w:sz w:val="32"/>
          <w:szCs w:val="32"/>
        </w:rPr>
        <w:pPrChange w:id="523"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4" w:author="Giri, Vidyashankar (GDC SOC)" w:date="2018-07-23T06:02:00Z"/>
          <w:rFonts w:ascii="Arial" w:eastAsia="Calibri" w:hAnsi="Arial" w:cs="Calibri"/>
          <w:color w:val="0078EF"/>
          <w:kern w:val="32"/>
          <w:sz w:val="32"/>
          <w:szCs w:val="32"/>
        </w:rPr>
        <w:pPrChange w:id="525"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6" w:author="Giri, Vidyashankar (GDC SOC)" w:date="2018-07-23T06:02:00Z"/>
          <w:rFonts w:ascii="Arial" w:eastAsia="Calibri" w:hAnsi="Arial" w:cs="Calibri"/>
          <w:color w:val="0078EF"/>
          <w:kern w:val="32"/>
          <w:sz w:val="32"/>
          <w:szCs w:val="32"/>
        </w:rPr>
        <w:pPrChange w:id="527"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8" w:author="Giri, Vidyashankar (GDC SOC)" w:date="2018-07-23T06:02:00Z"/>
          <w:rFonts w:ascii="Arial" w:eastAsia="Calibri" w:hAnsi="Arial" w:cs="Calibri"/>
          <w:color w:val="0078EF"/>
          <w:kern w:val="32"/>
          <w:sz w:val="32"/>
          <w:szCs w:val="32"/>
        </w:rPr>
        <w:pPrChange w:id="529"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0" w:author="Giri, Vidyashankar (GDC SOC)" w:date="2018-07-23T06:02:00Z"/>
          <w:rFonts w:ascii="Arial" w:eastAsia="Calibri" w:hAnsi="Arial" w:cs="Calibri"/>
          <w:color w:val="0078EF"/>
          <w:kern w:val="32"/>
          <w:sz w:val="32"/>
          <w:szCs w:val="32"/>
        </w:rPr>
        <w:pPrChange w:id="531"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2" w:author="Giri, Vidyashankar (GDC SOC)" w:date="2018-07-23T06:02:00Z"/>
          <w:rFonts w:ascii="Arial" w:eastAsia="Calibri" w:hAnsi="Arial" w:cs="Calibri"/>
          <w:color w:val="0078EF"/>
          <w:kern w:val="32"/>
          <w:sz w:val="32"/>
          <w:szCs w:val="32"/>
        </w:rPr>
        <w:pPrChange w:id="533"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4" w:author="Giri, Vidyashankar (GDC SOC)" w:date="2018-07-23T06:02:00Z"/>
          <w:rFonts w:ascii="Arial" w:eastAsia="Calibri" w:hAnsi="Arial" w:cs="Calibri"/>
          <w:color w:val="0078EF"/>
          <w:kern w:val="32"/>
          <w:sz w:val="32"/>
          <w:szCs w:val="32"/>
        </w:rPr>
        <w:pPrChange w:id="535"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6" w:author="Giri, Vidyashankar (GDC SOC)" w:date="2018-07-23T06:02:00Z"/>
          <w:rFonts w:ascii="Arial" w:eastAsia="Calibri" w:hAnsi="Arial" w:cs="Calibri"/>
          <w:color w:val="0078EF"/>
          <w:kern w:val="32"/>
          <w:sz w:val="32"/>
          <w:szCs w:val="32"/>
        </w:rPr>
        <w:pPrChange w:id="537"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8" w:author="Giri, Vidyashankar (GDC SOC)" w:date="2018-07-23T06:02:00Z"/>
          <w:rFonts w:ascii="Arial" w:eastAsia="Calibri" w:hAnsi="Arial" w:cs="Calibri"/>
          <w:color w:val="0078EF"/>
          <w:kern w:val="32"/>
          <w:sz w:val="32"/>
          <w:szCs w:val="32"/>
        </w:rPr>
        <w:pPrChange w:id="539" w:author="Giri, Vidyashankar (GDC SOC)" w:date="2018-07-23T06:02:00Z">
          <w:pPr>
            <w:pStyle w:val="Heading2"/>
          </w:pPr>
        </w:pPrChange>
      </w:pPr>
    </w:p>
    <w:p w:rsid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40" w:author="Giri, Vidyashankar (GDC SOC)" w:date="2018-07-23T06:02:00Z"/>
          <w:rFonts w:ascii="Arial" w:eastAsia="Calibri" w:hAnsi="Arial" w:cs="Calibri"/>
          <w:color w:val="0078EF"/>
          <w:kern w:val="32"/>
          <w:sz w:val="32"/>
          <w:szCs w:val="32"/>
        </w:rPr>
        <w:pPrChange w:id="541" w:author="Giri, Vidyashankar (GDC SOC)" w:date="2018-07-23T06:02:00Z">
          <w:pPr>
            <w:pStyle w:val="Heading2"/>
          </w:pPr>
        </w:pPrChange>
      </w:pPr>
    </w:p>
    <w:p w:rsidR="007D0B01" w:rsidRPr="002B093D" w:rsidRDefault="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42" w:author="Giri, Vidyashankar (GDC SOC)" w:date="2018-07-23T05:56:00Z"/>
          <w:rFonts w:ascii="Arial" w:eastAsia="Calibri" w:hAnsi="Arial" w:cs="Calibri"/>
          <w:color w:val="0078EF"/>
          <w:kern w:val="32"/>
          <w:sz w:val="32"/>
          <w:szCs w:val="32"/>
          <w:rPrChange w:id="543" w:author="Giri, Vidyashankar (GDC SOC)" w:date="2018-07-23T06:02:00Z">
            <w:rPr>
              <w:ins w:id="544" w:author="Giri, Vidyashankar (GDC SOC)" w:date="2018-07-23T05:56:00Z"/>
            </w:rPr>
          </w:rPrChange>
        </w:rPr>
        <w:pPrChange w:id="545" w:author="Giri, Vidyashankar (GDC SOC)" w:date="2018-07-23T06:02:00Z">
          <w:pPr>
            <w:pStyle w:val="Heading2"/>
          </w:pPr>
        </w:pPrChange>
      </w:pPr>
      <w:ins w:id="546" w:author="Giri, Vidyashankar (GDC SOC)" w:date="2018-07-23T06:02:00Z">
        <w:r w:rsidRPr="002B093D">
          <w:rPr>
            <w:rFonts w:ascii="Arial" w:eastAsia="Calibri" w:hAnsi="Arial" w:cs="Calibri"/>
            <w:color w:val="0078EF"/>
            <w:kern w:val="32"/>
            <w:sz w:val="32"/>
            <w:szCs w:val="32"/>
            <w:rPrChange w:id="547" w:author="Giri, Vidyashankar (GDC SOC)" w:date="2018-07-23T06:02:00Z">
              <w:rPr>
                <w:b w:val="0"/>
                <w:bCs w:val="0"/>
              </w:rPr>
            </w:rPrChange>
          </w:rPr>
          <w:t>Chapter 2</w:t>
        </w:r>
      </w:ins>
      <w:ins w:id="548" w:author="Giri, Vidyashankar (GDC SOC)" w:date="2018-07-23T06:18:00Z">
        <w:r w:rsidR="00716E25">
          <w:rPr>
            <w:rFonts w:ascii="Arial" w:eastAsia="Calibri" w:hAnsi="Arial" w:cs="Calibri"/>
            <w:color w:val="0078EF"/>
            <w:kern w:val="32"/>
            <w:sz w:val="32"/>
            <w:szCs w:val="32"/>
          </w:rPr>
          <w:t>:</w:t>
        </w:r>
      </w:ins>
      <w:ins w:id="549" w:author="Giri, Vidyashankar (GDC SOC)" w:date="2018-07-23T06:02:00Z">
        <w:r w:rsidRPr="002B093D">
          <w:rPr>
            <w:rFonts w:ascii="Arial" w:eastAsia="Calibri" w:hAnsi="Arial" w:cs="Calibri"/>
            <w:color w:val="0078EF"/>
            <w:kern w:val="32"/>
            <w:sz w:val="32"/>
            <w:szCs w:val="32"/>
            <w:rPrChange w:id="550" w:author="Giri, Vidyashankar (GDC SOC)" w:date="2018-07-23T06:02:00Z">
              <w:rPr>
                <w:b w:val="0"/>
                <w:bCs w:val="0"/>
              </w:rPr>
            </w:rPrChange>
          </w:rPr>
          <w:t xml:space="preserve"> </w:t>
        </w:r>
      </w:ins>
      <w:ins w:id="551" w:author="Giri, Vidyashankar (GDC SOC)" w:date="2018-07-23T05:56:00Z">
        <w:r w:rsidR="007D0B01" w:rsidRPr="002B093D">
          <w:rPr>
            <w:rFonts w:ascii="Arial" w:eastAsia="Calibri" w:hAnsi="Arial" w:cs="Calibri"/>
            <w:color w:val="0078EF"/>
            <w:kern w:val="32"/>
            <w:sz w:val="32"/>
            <w:szCs w:val="32"/>
            <w:rPrChange w:id="552" w:author="Giri, Vidyashankar (GDC SOC)" w:date="2018-07-23T06:02:00Z">
              <w:rPr>
                <w:b w:val="0"/>
                <w:bCs w:val="0"/>
              </w:rPr>
            </w:rPrChange>
          </w:rPr>
          <w:t>Report and Query</w:t>
        </w:r>
        <w:r w:rsidR="007D0B01" w:rsidRPr="002B093D" w:rsidDel="00D64E4B">
          <w:rPr>
            <w:rFonts w:ascii="Arial" w:eastAsia="Calibri" w:hAnsi="Arial" w:cs="Calibri"/>
            <w:color w:val="0078EF"/>
            <w:kern w:val="32"/>
            <w:sz w:val="32"/>
            <w:szCs w:val="32"/>
            <w:rPrChange w:id="553" w:author="Giri, Vidyashankar (GDC SOC)" w:date="2018-07-23T06:02:00Z">
              <w:rPr>
                <w:b w:val="0"/>
                <w:bCs w:val="0"/>
              </w:rPr>
            </w:rPrChange>
          </w:rPr>
          <w:t xml:space="preserve"> </w:t>
        </w:r>
      </w:ins>
    </w:p>
    <w:p w:rsidR="009B08A4" w:rsidRDefault="009B08A4">
      <w:pPr>
        <w:pStyle w:val="Heading2"/>
        <w:rPr>
          <w:ins w:id="554" w:author="Giri, Vidyashankar (GDC SOC)" w:date="2018-08-01T07:03:00Z"/>
          <w:rFonts w:ascii="Arial" w:hAnsi="Arial"/>
          <w:b w:val="0"/>
          <w:bCs w:val="0"/>
          <w:sz w:val="18"/>
          <w:szCs w:val="18"/>
        </w:rPr>
      </w:pPr>
      <w:ins w:id="555" w:author="Giri, Vidyashankar (GDC SOC)" w:date="2018-08-01T07:03:00Z">
        <w:r>
          <w:rPr>
            <w:rFonts w:ascii="Arial" w:hAnsi="Arial"/>
            <w:b w:val="0"/>
            <w:bCs w:val="0"/>
            <w:sz w:val="18"/>
            <w:szCs w:val="18"/>
          </w:rPr>
          <w:t xml:space="preserve">If you are creating a </w:t>
        </w:r>
      </w:ins>
      <w:ins w:id="556" w:author="Giri, Vidyashankar (GDC SOC)" w:date="2018-08-01T07:04:00Z">
        <w:r>
          <w:rPr>
            <w:rFonts w:ascii="Arial" w:hAnsi="Arial"/>
            <w:b w:val="0"/>
            <w:bCs w:val="0"/>
            <w:sz w:val="18"/>
            <w:szCs w:val="18"/>
          </w:rPr>
          <w:t xml:space="preserve">new </w:t>
        </w:r>
      </w:ins>
      <w:ins w:id="557" w:author="Giri, Vidyashankar (GDC SOC)" w:date="2018-08-01T07:03:00Z">
        <w:r>
          <w:rPr>
            <w:rFonts w:ascii="Arial" w:hAnsi="Arial"/>
            <w:b w:val="0"/>
            <w:bCs w:val="0"/>
            <w:sz w:val="18"/>
            <w:szCs w:val="18"/>
          </w:rPr>
          <w:t xml:space="preserve">Active list </w:t>
        </w:r>
      </w:ins>
      <w:ins w:id="558" w:author="Giri, Vidyashankar (GDC SOC)" w:date="2018-08-01T06:58:00Z">
        <w:r>
          <w:rPr>
            <w:rFonts w:ascii="Arial" w:hAnsi="Arial"/>
            <w:b w:val="0"/>
            <w:bCs w:val="0"/>
            <w:sz w:val="18"/>
            <w:szCs w:val="18"/>
          </w:rPr>
          <w:t>for the blacklisted IP</w:t>
        </w:r>
      </w:ins>
      <w:ins w:id="559" w:author="Giri, Vidyashankar (GDC SOC)" w:date="2018-08-01T07:04:00Z">
        <w:r>
          <w:rPr>
            <w:rFonts w:ascii="Arial" w:hAnsi="Arial"/>
            <w:b w:val="0"/>
            <w:bCs w:val="0"/>
            <w:sz w:val="18"/>
            <w:szCs w:val="18"/>
          </w:rPr>
          <w:t>’s then you can skip this step.</w:t>
        </w:r>
      </w:ins>
    </w:p>
    <w:p w:rsidR="007D0B01" w:rsidRDefault="009B08A4">
      <w:pPr>
        <w:pStyle w:val="Heading2"/>
        <w:rPr>
          <w:ins w:id="560" w:author="Giri, Vidyashankar (GDC SOC)" w:date="2018-08-01T06:59:00Z"/>
          <w:rFonts w:ascii="Arial" w:hAnsi="Arial"/>
          <w:b w:val="0"/>
          <w:bCs w:val="0"/>
          <w:sz w:val="18"/>
          <w:szCs w:val="18"/>
        </w:rPr>
      </w:pPr>
      <w:ins w:id="561" w:author="Giri, Vidyashankar (GDC SOC)" w:date="2018-08-01T07:05:00Z">
        <w:r>
          <w:rPr>
            <w:rFonts w:ascii="Arial" w:hAnsi="Arial"/>
            <w:b w:val="0"/>
            <w:bCs w:val="0"/>
            <w:sz w:val="18"/>
            <w:szCs w:val="18"/>
          </w:rPr>
          <w:t xml:space="preserve">If you have an Active list </w:t>
        </w:r>
      </w:ins>
      <w:ins w:id="562" w:author="Giri, Vidyashankar (GDC SOC)" w:date="2018-08-01T07:06:00Z">
        <w:r>
          <w:rPr>
            <w:rFonts w:ascii="Arial" w:hAnsi="Arial"/>
            <w:b w:val="0"/>
            <w:bCs w:val="0"/>
            <w:sz w:val="18"/>
            <w:szCs w:val="18"/>
          </w:rPr>
          <w:t>existing,</w:t>
        </w:r>
      </w:ins>
      <w:ins w:id="563" w:author="Giri, Vidyashankar (GDC SOC)" w:date="2018-08-01T07:05:00Z">
        <w:r>
          <w:rPr>
            <w:rFonts w:ascii="Arial" w:hAnsi="Arial"/>
            <w:b w:val="0"/>
            <w:bCs w:val="0"/>
            <w:sz w:val="18"/>
            <w:szCs w:val="18"/>
          </w:rPr>
          <w:t xml:space="preserve"> </w:t>
        </w:r>
      </w:ins>
      <w:ins w:id="564" w:author="Giri, Vidyashankar (GDC SOC)" w:date="2018-08-01T06:58:00Z">
        <w:r>
          <w:rPr>
            <w:rFonts w:ascii="Arial" w:hAnsi="Arial"/>
            <w:b w:val="0"/>
            <w:bCs w:val="0"/>
            <w:sz w:val="18"/>
            <w:szCs w:val="18"/>
            <w:rPrChange w:id="565" w:author="Giri, Vidyashankar (GDC SOC)" w:date="2018-08-01T06:58:00Z">
              <w:rPr>
                <w:rFonts w:ascii="Arial" w:hAnsi="Arial"/>
                <w:b w:val="0"/>
                <w:bCs w:val="0"/>
                <w:sz w:val="18"/>
                <w:szCs w:val="18"/>
              </w:rPr>
            </w:rPrChange>
          </w:rPr>
          <w:t>R</w:t>
        </w:r>
        <w:r w:rsidR="00800580" w:rsidRPr="00800580">
          <w:rPr>
            <w:rFonts w:ascii="Arial" w:hAnsi="Arial"/>
            <w:b w:val="0"/>
            <w:bCs w:val="0"/>
            <w:sz w:val="18"/>
            <w:szCs w:val="18"/>
            <w:rPrChange w:id="566" w:author="Giri, Vidyashankar (GDC SOC)" w:date="2018-08-01T06:58:00Z">
              <w:rPr>
                <w:color w:val="1F497D"/>
              </w:rPr>
            </w:rPrChange>
          </w:rPr>
          <w:t xml:space="preserve">eport and query is to </w:t>
        </w:r>
        <w:r w:rsidR="00800580">
          <w:rPr>
            <w:rFonts w:ascii="Arial" w:hAnsi="Arial"/>
            <w:b w:val="0"/>
            <w:bCs w:val="0"/>
            <w:sz w:val="18"/>
            <w:szCs w:val="18"/>
            <w:rPrChange w:id="567" w:author="Giri, Vidyashankar (GDC SOC)" w:date="2018-08-01T06:58:00Z">
              <w:rPr>
                <w:rFonts w:ascii="Arial" w:hAnsi="Arial"/>
                <w:b w:val="0"/>
                <w:bCs w:val="0"/>
                <w:sz w:val="18"/>
                <w:szCs w:val="18"/>
              </w:rPr>
            </w:rPrChange>
          </w:rPr>
          <w:t>take a back-up of what was there in Active list previously</w:t>
        </w:r>
        <w:r w:rsidR="00800580" w:rsidRPr="00800580">
          <w:rPr>
            <w:rFonts w:ascii="Arial" w:hAnsi="Arial"/>
            <w:b w:val="0"/>
            <w:bCs w:val="0"/>
            <w:sz w:val="18"/>
            <w:szCs w:val="18"/>
            <w:rPrChange w:id="568" w:author="Giri, Vidyashankar (GDC SOC)" w:date="2018-08-01T06:58:00Z">
              <w:rPr>
                <w:color w:val="1F497D"/>
              </w:rPr>
            </w:rPrChange>
          </w:rPr>
          <w:t>. Most of the times these are outdated and which need not to be a part of the fresh blacklisted IP addresses to be uploaded to the A</w:t>
        </w:r>
      </w:ins>
      <w:ins w:id="569" w:author="Giri, Vidyashankar (GDC SOC)" w:date="2018-08-01T06:59:00Z">
        <w:r w:rsidR="00800580">
          <w:rPr>
            <w:rFonts w:ascii="Arial" w:hAnsi="Arial"/>
            <w:b w:val="0"/>
            <w:bCs w:val="0"/>
            <w:sz w:val="18"/>
            <w:szCs w:val="18"/>
          </w:rPr>
          <w:t>ctive</w:t>
        </w:r>
      </w:ins>
      <w:ins w:id="570" w:author="Giri, Vidyashankar (GDC SOC)" w:date="2018-08-01T07:00:00Z">
        <w:r w:rsidR="00800580">
          <w:rPr>
            <w:rFonts w:ascii="Arial" w:hAnsi="Arial"/>
            <w:b w:val="0"/>
            <w:bCs w:val="0"/>
            <w:sz w:val="18"/>
            <w:szCs w:val="18"/>
          </w:rPr>
          <w:t xml:space="preserve"> </w:t>
        </w:r>
      </w:ins>
      <w:ins w:id="571" w:author="Giri, Vidyashankar (GDC SOC)" w:date="2018-08-01T06:58:00Z">
        <w:r w:rsidR="00800580" w:rsidRPr="00800580">
          <w:rPr>
            <w:rFonts w:ascii="Arial" w:hAnsi="Arial"/>
            <w:b w:val="0"/>
            <w:bCs w:val="0"/>
            <w:sz w:val="18"/>
            <w:szCs w:val="18"/>
            <w:rPrChange w:id="572" w:author="Giri, Vidyashankar (GDC SOC)" w:date="2018-08-01T06:58:00Z">
              <w:rPr>
                <w:color w:val="1F497D"/>
              </w:rPr>
            </w:rPrChange>
          </w:rPr>
          <w:t>L</w:t>
        </w:r>
      </w:ins>
      <w:ins w:id="573" w:author="Giri, Vidyashankar (GDC SOC)" w:date="2018-08-01T06:59:00Z">
        <w:r w:rsidR="00800580">
          <w:rPr>
            <w:rFonts w:ascii="Arial" w:hAnsi="Arial"/>
            <w:b w:val="0"/>
            <w:bCs w:val="0"/>
            <w:sz w:val="18"/>
            <w:szCs w:val="18"/>
          </w:rPr>
          <w:t>ist.</w:t>
        </w:r>
      </w:ins>
    </w:p>
    <w:p w:rsidR="00800580" w:rsidRPr="00800580" w:rsidRDefault="00800580" w:rsidP="00800580">
      <w:pPr>
        <w:pStyle w:val="Body"/>
        <w:rPr>
          <w:ins w:id="574" w:author="Giri, Vidyashankar (GDC SOC)" w:date="2018-07-23T05:56:00Z"/>
          <w:rPrChange w:id="575" w:author="Giri, Vidyashankar (GDC SOC)" w:date="2018-08-01T06:59:00Z">
            <w:rPr>
              <w:ins w:id="576" w:author="Giri, Vidyashankar (GDC SOC)" w:date="2018-07-23T05:56:00Z"/>
            </w:rPr>
          </w:rPrChange>
        </w:rPr>
        <w:pPrChange w:id="577" w:author="Giri, Vidyashankar (GDC SOC)" w:date="2018-08-01T06:59:00Z">
          <w:pPr>
            <w:pStyle w:val="Heading2"/>
          </w:pPr>
        </w:pPrChange>
      </w:pPr>
      <w:ins w:id="578" w:author="Giri, Vidyashankar (GDC SOC)" w:date="2018-08-01T06:59:00Z">
        <w:r>
          <w:t xml:space="preserve"> </w:t>
        </w:r>
      </w:ins>
      <w:ins w:id="579" w:author="Giri, Vidyashankar (GDC SOC)" w:date="2018-08-01T07:02:00Z">
        <w:r>
          <w:t xml:space="preserve"> </w:t>
        </w:r>
      </w:ins>
      <w:ins w:id="580" w:author="Giri, Vidyashankar (GDC SOC)" w:date="2018-08-01T06:59:00Z">
        <w:r>
          <w:t>In order to match the fields and the order of fields it is better to take a report and add new entries to the re</w:t>
        </w:r>
      </w:ins>
      <w:ins w:id="581" w:author="Giri, Vidyashankar (GDC SOC)" w:date="2018-08-01T07:01:00Z">
        <w:r>
          <w:t>port</w:t>
        </w:r>
      </w:ins>
      <w:ins w:id="582" w:author="Giri, Vidyashankar (GDC SOC)" w:date="2018-08-01T07:02:00Z">
        <w:r>
          <w:t xml:space="preserve"> so that it will matches with the </w:t>
        </w:r>
      </w:ins>
      <w:ins w:id="583" w:author="Giri, Vidyashankar (GDC SOC)" w:date="2018-08-01T07:06:00Z">
        <w:r w:rsidR="009B08A4">
          <w:t xml:space="preserve">Existing </w:t>
        </w:r>
      </w:ins>
      <w:bookmarkStart w:id="584" w:name="_GoBack"/>
      <w:bookmarkEnd w:id="584"/>
      <w:ins w:id="585" w:author="Giri, Vidyashankar (GDC SOC)" w:date="2018-08-01T07:02:00Z">
        <w:r>
          <w:t>Active List.</w:t>
        </w:r>
      </w:ins>
      <w:ins w:id="586" w:author="Giri, Vidyashankar (GDC SOC)" w:date="2018-08-01T07:01:00Z">
        <w:r>
          <w:t xml:space="preserve"> </w:t>
        </w:r>
      </w:ins>
    </w:p>
    <w:p w:rsidR="00130E46" w:rsidRPr="00001AE0" w:rsidDel="00D64E4B" w:rsidRDefault="00130E46" w:rsidP="00001AE0">
      <w:pPr>
        <w:pStyle w:val="BodyArial"/>
        <w:rPr>
          <w:del w:id="587" w:author="Giri, Vidyashankar (GDC SOC)" w:date="2018-07-23T04:28:00Z"/>
        </w:rPr>
      </w:pPr>
      <w:del w:id="588" w:author="Giri, Vidyashankar (GDC SOC)" w:date="2018-07-23T04:28:00Z">
        <w:r w:rsidDel="00D64E4B">
          <w:delText xml:space="preserve">The rest of this </w:delText>
        </w:r>
        <w:r w:rsidR="004D0131" w:rsidDel="00D64E4B">
          <w:delText>section</w:delText>
        </w:r>
        <w:r w:rsidDel="00D64E4B">
          <w:delText xml:space="preserve"> will cover the system requirements for both the CHM Manager and the CHM Agents components.</w:delText>
        </w:r>
      </w:del>
    </w:p>
    <w:p w:rsidR="000A7CFA" w:rsidRDefault="003B0CF7">
      <w:pPr>
        <w:pStyle w:val="Heading2"/>
        <w:rPr>
          <w:rFonts w:ascii="Arial" w:eastAsia="Arial" w:hAnsi="Arial" w:cs="Arial"/>
        </w:rPr>
      </w:pPr>
      <w:bookmarkStart w:id="589" w:name="_Toc2"/>
      <w:r>
        <w:rPr>
          <w:rFonts w:ascii="Arial" w:hAnsi="Arial"/>
        </w:rPr>
        <w:t xml:space="preserve">2.1 </w:t>
      </w:r>
      <w:ins w:id="590" w:author="Giri, Vidyashankar (GDC SOC)" w:date="2018-07-23T04:50:00Z">
        <w:r w:rsidR="00AB3976">
          <w:rPr>
            <w:rFonts w:ascii="Arial" w:hAnsi="Arial"/>
          </w:rPr>
          <w:t>Creating</w:t>
        </w:r>
      </w:ins>
      <w:ins w:id="591" w:author="Giri, Vidyashankar (GDC SOC)" w:date="2018-07-23T04:49:00Z">
        <w:r w:rsidR="00AB3976">
          <w:rPr>
            <w:rFonts w:ascii="Arial" w:hAnsi="Arial"/>
            <w:lang w:val="de-DE"/>
          </w:rPr>
          <w:t xml:space="preserve"> </w:t>
        </w:r>
      </w:ins>
      <w:ins w:id="592" w:author="Giri, Vidyashankar (GDC SOC)" w:date="2018-07-23T04:50:00Z">
        <w:r w:rsidR="00AB3976">
          <w:rPr>
            <w:rFonts w:ascii="Arial" w:hAnsi="Arial"/>
            <w:lang w:val="de-DE"/>
          </w:rPr>
          <w:t>a</w:t>
        </w:r>
      </w:ins>
      <w:ins w:id="593" w:author="Giri, Vidyashankar (GDC SOC)" w:date="2018-07-23T04:49:00Z">
        <w:r w:rsidR="00AB3976">
          <w:rPr>
            <w:rFonts w:ascii="Arial" w:hAnsi="Arial"/>
            <w:lang w:val="de-DE"/>
          </w:rPr>
          <w:t xml:space="preserve"> report.</w:t>
        </w:r>
      </w:ins>
      <w:del w:id="594" w:author="Giri, Vidyashankar (GDC SOC)" w:date="2018-07-23T04:49:00Z">
        <w:r w:rsidDel="00AB3976">
          <w:rPr>
            <w:rFonts w:ascii="Arial" w:hAnsi="Arial"/>
            <w:lang w:val="de-DE"/>
          </w:rPr>
          <w:delText>CHM Manager</w:delText>
        </w:r>
      </w:del>
      <w:bookmarkEnd w:id="589"/>
    </w:p>
    <w:p w:rsidR="00AB3976"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95" w:author="Giri, Vidyashankar (GDC SOC)" w:date="2018-07-23T04:57:00Z"/>
          <w:rFonts w:ascii="Arial" w:hAnsi="Arial"/>
        </w:rPr>
      </w:pPr>
      <w:ins w:id="596" w:author="Giri, Vidyashankar (GDC SOC)" w:date="2018-07-23T06:13:00Z">
        <w:r w:rsidRPr="002469B3">
          <w:rPr>
            <w:rFonts w:ascii="Arial" w:hAnsi="Arial"/>
            <w:b/>
            <w:rPrChange w:id="597" w:author="Giri, Vidyashankar (GDC SOC)" w:date="2018-07-23T06:13:00Z">
              <w:rPr>
                <w:rFonts w:ascii="Arial" w:hAnsi="Arial"/>
              </w:rPr>
            </w:rPrChange>
          </w:rPr>
          <w:t>Step1:</w:t>
        </w:r>
        <w:r>
          <w:rPr>
            <w:rFonts w:ascii="Arial" w:hAnsi="Arial"/>
          </w:rPr>
          <w:t xml:space="preserve"> </w:t>
        </w:r>
      </w:ins>
      <w:ins w:id="598" w:author="Giri, Vidyashankar (GDC SOC)" w:date="2018-07-23T04:55:00Z">
        <w:r w:rsidR="00AB3976">
          <w:rPr>
            <w:rFonts w:ascii="Arial" w:hAnsi="Arial"/>
          </w:rPr>
          <w:t xml:space="preserve">Go to the report resource in ArcSight and </w:t>
        </w:r>
      </w:ins>
      <w:ins w:id="599" w:author="Giri, Vidyashankar (GDC SOC)" w:date="2018-07-23T04:56:00Z">
        <w:r w:rsidR="00AB3976">
          <w:rPr>
            <w:rFonts w:ascii="Arial" w:hAnsi="Arial"/>
          </w:rPr>
          <w:t xml:space="preserve">create a query with the appropriate query </w:t>
        </w:r>
      </w:ins>
      <w:ins w:id="600" w:author="Giri, Vidyashankar (GDC SOC)" w:date="2018-07-23T05:01:00Z">
        <w:r w:rsidR="00B37AFD">
          <w:rPr>
            <w:rFonts w:ascii="Arial" w:hAnsi="Arial"/>
          </w:rPr>
          <w:t xml:space="preserve">Field’s and </w:t>
        </w:r>
      </w:ins>
      <w:ins w:id="601" w:author="Giri, Vidyashankar (GDC SOC)" w:date="2018-07-23T04:57:00Z">
        <w:r w:rsidR="00B37AFD">
          <w:rPr>
            <w:rFonts w:ascii="Arial" w:hAnsi="Arial"/>
          </w:rPr>
          <w:t>Condition</w:t>
        </w:r>
      </w:ins>
      <w:ins w:id="602" w:author="Giri, Vidyashankar (GDC SOC)" w:date="2018-07-23T05:01:00Z">
        <w:r w:rsidR="00B37AFD">
          <w:rPr>
            <w:rFonts w:ascii="Arial" w:hAnsi="Arial"/>
          </w:rPr>
          <w:t>’s</w:t>
        </w:r>
      </w:ins>
      <w:ins w:id="603" w:author="Giri, Vidyashankar (GDC SOC)" w:date="2018-07-23T04:57:00Z">
        <w:r w:rsidR="00B37AFD">
          <w:rPr>
            <w:rFonts w:ascii="Arial" w:hAnsi="Arial"/>
          </w:rPr>
          <w:t xml:space="preserve"> (PFB).</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04" w:author="Giri, Vidyashankar (GDC SOC)" w:date="2018-07-23T04:57:00Z"/>
          <w:rFonts w:ascii="Arial" w:hAnsi="Arial"/>
        </w:rPr>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05" w:author="Giri, Vidyashankar (GDC SOC)" w:date="2018-07-23T06:03:00Z"/>
          <w:rFonts w:ascii="Arial" w:hAnsi="Arial"/>
        </w:rPr>
      </w:pPr>
      <w:ins w:id="606" w:author="Giri, Vidyashankar (GDC SOC)" w:date="2018-07-23T04:57:00Z">
        <w:r>
          <w:rPr>
            <w:noProof/>
            <w:lang w:val="en-GB" w:eastAsia="en-GB"/>
          </w:rPr>
          <w:drawing>
            <wp:inline distT="0" distB="0" distL="0" distR="0" wp14:anchorId="1F247D76" wp14:editId="3945BE25">
              <wp:extent cx="6400800" cy="3559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559175"/>
                      </a:xfrm>
                      <a:prstGeom prst="rect">
                        <a:avLst/>
                      </a:prstGeom>
                    </pic:spPr>
                  </pic:pic>
                </a:graphicData>
              </a:graphic>
            </wp:inline>
          </w:drawing>
        </w:r>
      </w:ins>
    </w:p>
    <w:p w:rsidR="002B093D"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07" w:author="Giri, Vidyashankar (GDC SOC)" w:date="2018-07-23T04:55:00Z"/>
          <w:rFonts w:ascii="Arial" w:hAnsi="Arial"/>
          <w:b/>
          <w:rPrChange w:id="608" w:author="Giri, Vidyashankar (GDC SOC)" w:date="2018-07-23T06:03:00Z">
            <w:rPr>
              <w:ins w:id="609" w:author="Giri, Vidyashankar (GDC SOC)" w:date="2018-07-23T04:55:00Z"/>
              <w:rFonts w:ascii="Arial" w:hAnsi="Arial"/>
            </w:rPr>
          </w:rPrChange>
        </w:rPr>
        <w:pPrChange w:id="610" w:author="Giri, Vidyashankar (GDC SOC)" w:date="2018-07-23T06:0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11" w:author="Giri, Vidyashankar (GDC SOC)" w:date="2018-07-23T06:03:00Z">
        <w:r>
          <w:rPr>
            <w:rFonts w:ascii="Arial" w:hAnsi="Arial"/>
            <w:b/>
          </w:rPr>
          <w:t>Fig: General Attribute to create the Query</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12" w:author="Giri, Vidyashankar (GDC SOC)" w:date="2018-07-23T04:57:00Z"/>
          <w:rFonts w:ascii="Arial" w:hAnsi="Arial"/>
        </w:rPr>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13" w:author="Giri, Vidyashankar (GDC SOC)" w:date="2018-07-23T05:01:00Z"/>
          <w:rFonts w:ascii="Arial" w:hAnsi="Arial"/>
        </w:rPr>
        <w:pPrChange w:id="614" w:author="Giri, Vidyashankar (GDC SOC)" w:date="2018-07-23T06:1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15" w:author="Giri, Vidyashankar (GDC SOC)" w:date="2018-07-23T05:00:00Z">
        <w:r>
          <w:rPr>
            <w:noProof/>
            <w:lang w:val="en-GB" w:eastAsia="en-GB"/>
          </w:rPr>
          <w:lastRenderedPageBreak/>
          <w:drawing>
            <wp:inline distT="0" distB="0" distL="0" distR="0" wp14:anchorId="32C44014" wp14:editId="469BD24B">
              <wp:extent cx="3537069" cy="2913797"/>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537" cy="2920773"/>
                      </a:xfrm>
                      <a:prstGeom prst="rect">
                        <a:avLst/>
                      </a:prstGeom>
                    </pic:spPr>
                  </pic:pic>
                </a:graphicData>
              </a:graphic>
            </wp:inline>
          </w:drawing>
        </w:r>
      </w:ins>
    </w:p>
    <w:p w:rsidR="00B37AFD" w:rsidRP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16" w:author="Giri, Vidyashankar (GDC SOC)" w:date="2018-07-23T05:00:00Z"/>
          <w:rFonts w:ascii="Arial" w:hAnsi="Arial"/>
          <w:b/>
          <w:rPrChange w:id="617" w:author="Giri, Vidyashankar (GDC SOC)" w:date="2018-07-23T05:02:00Z">
            <w:rPr>
              <w:ins w:id="618" w:author="Giri, Vidyashankar (GDC SOC)" w:date="2018-07-23T05:00:00Z"/>
              <w:rFonts w:ascii="Arial" w:hAnsi="Arial"/>
            </w:rPr>
          </w:rPrChange>
        </w:rPr>
        <w:pPrChange w:id="619" w:author="Giri, Vidyashankar (GDC SOC)" w:date="2018-07-23T05:0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20" w:author="Giri, Vidyashankar (GDC SOC)" w:date="2018-07-23T05:01:00Z">
        <w:r w:rsidRPr="00B37AFD">
          <w:rPr>
            <w:rFonts w:ascii="Arial" w:hAnsi="Arial"/>
            <w:b/>
            <w:rPrChange w:id="621" w:author="Giri, Vidyashankar (GDC SOC)" w:date="2018-07-23T05:02:00Z">
              <w:rPr>
                <w:rFonts w:ascii="Arial" w:hAnsi="Arial"/>
              </w:rPr>
            </w:rPrChange>
          </w:rPr>
          <w:t xml:space="preserve">Fig </w:t>
        </w:r>
      </w:ins>
      <w:ins w:id="622" w:author="Giri, Vidyashankar (GDC SOC)" w:date="2018-07-23T05:02:00Z">
        <w:r>
          <w:rPr>
            <w:rFonts w:ascii="Arial" w:hAnsi="Arial"/>
            <w:b/>
          </w:rPr>
          <w:t xml:space="preserve">Appropriate </w:t>
        </w:r>
      </w:ins>
      <w:ins w:id="623" w:author="Giri, Vidyashankar (GDC SOC)" w:date="2018-07-23T05:01:00Z">
        <w:r w:rsidRPr="00B37AFD">
          <w:rPr>
            <w:rFonts w:ascii="Arial" w:hAnsi="Arial"/>
            <w:b/>
            <w:rPrChange w:id="624" w:author="Giri, Vidyashankar (GDC SOC)" w:date="2018-07-23T05:02:00Z">
              <w:rPr>
                <w:rFonts w:ascii="Arial" w:hAnsi="Arial"/>
              </w:rPr>
            </w:rPrChange>
          </w:rPr>
          <w:t>Fields</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25" w:author="Giri, Vidyashankar (GDC SOC)" w:date="2018-07-23T05:00:00Z"/>
          <w:rFonts w:ascii="Arial" w:hAnsi="Arial"/>
        </w:rPr>
      </w:pPr>
    </w:p>
    <w:p w:rsidR="00130E46"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Arial" w:hAnsi="Arial"/>
        </w:rPr>
        <w:pPrChange w:id="626" w:author="Giri, Vidyashankar (GDC SOC)" w:date="2018-07-23T06:1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27" w:author="Giri, Vidyashankar (GDC SOC)" w:date="2018-07-23T05:00:00Z">
        <w:r>
          <w:rPr>
            <w:noProof/>
            <w:lang w:val="en-GB" w:eastAsia="en-GB"/>
          </w:rPr>
          <w:drawing>
            <wp:inline distT="0" distB="0" distL="0" distR="0" wp14:anchorId="10B7BC05" wp14:editId="79186689">
              <wp:extent cx="4419600"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847850"/>
                      </a:xfrm>
                      <a:prstGeom prst="rect">
                        <a:avLst/>
                      </a:prstGeom>
                    </pic:spPr>
                  </pic:pic>
                </a:graphicData>
              </a:graphic>
            </wp:inline>
          </w:drawing>
        </w:r>
      </w:ins>
      <w:del w:id="628" w:author="Giri, Vidyashankar (GDC SOC)" w:date="2018-07-23T04:51:00Z">
        <w:r w:rsidR="003B0CF7" w:rsidDel="00AB3976">
          <w:rPr>
            <w:rFonts w:ascii="Arial" w:hAnsi="Arial"/>
          </w:rPr>
          <w:delText xml:space="preserve">The </w:delText>
        </w:r>
        <w:r w:rsidR="003B0CF7" w:rsidDel="00AB3976">
          <w:rPr>
            <w:rFonts w:ascii="Arial" w:hAnsi="Arial"/>
            <w:lang w:val="de-DE"/>
          </w:rPr>
          <w:delText>CHM Manager</w:delText>
        </w:r>
        <w:r w:rsidR="003B0CF7" w:rsidDel="00AB3976">
          <w:rPr>
            <w:rFonts w:ascii="Arial" w:hAnsi="Arial"/>
          </w:rPr>
          <w:delText xml:space="preserve"> is the component used to visualize, alert, and collect metrics from the </w:delText>
        </w:r>
        <w:r w:rsidR="00130E46" w:rsidDel="00AB3976">
          <w:rPr>
            <w:rFonts w:ascii="Arial" w:hAnsi="Arial"/>
          </w:rPr>
          <w:delText>CHM agents.</w:delText>
        </w:r>
      </w:del>
    </w:p>
    <w:p w:rsidR="00B37AFD" w:rsidRPr="00B302C4" w:rsidRDefault="00B37AFD" w:rsidP="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29" w:author="Giri, Vidyashankar (GDC SOC)" w:date="2018-07-23T05:02:00Z"/>
          <w:rFonts w:ascii="Arial" w:hAnsi="Arial"/>
          <w:b/>
        </w:rPr>
      </w:pPr>
      <w:ins w:id="630" w:author="Giri, Vidyashankar (GDC SOC)" w:date="2018-07-23T05:02:00Z">
        <w:r w:rsidRPr="00B302C4">
          <w:rPr>
            <w:rFonts w:ascii="Arial" w:hAnsi="Arial"/>
            <w:b/>
          </w:rPr>
          <w:t xml:space="preserve">Fig </w:t>
        </w:r>
        <w:r>
          <w:rPr>
            <w:rFonts w:ascii="Arial" w:hAnsi="Arial"/>
            <w:b/>
          </w:rPr>
          <w:t>Appropriate Condition</w:t>
        </w:r>
      </w:ins>
    </w:p>
    <w:p w:rsidR="00130E46"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Arial" w:hAnsi="Arial"/>
        </w:rPr>
        <w:pPrChange w:id="631" w:author="Giri, Vidyashankar (GDC SOC)" w:date="2018-07-23T05:0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37AFD"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32" w:author="Giri, Vidyashankar (GDC SOC)" w:date="2018-07-23T05:04:00Z"/>
          <w:rFonts w:ascii="Arial" w:hAnsi="Arial"/>
        </w:rPr>
      </w:pPr>
      <w:ins w:id="633" w:author="Giri, Vidyashankar (GDC SOC)" w:date="2018-07-23T06:14:00Z">
        <w:r>
          <w:rPr>
            <w:rFonts w:ascii="Arial" w:hAnsi="Arial"/>
            <w:b/>
          </w:rPr>
          <w:t>Step2</w:t>
        </w:r>
        <w:r w:rsidRPr="00B302C4">
          <w:rPr>
            <w:rFonts w:ascii="Arial" w:hAnsi="Arial"/>
            <w:b/>
          </w:rPr>
          <w:t>:</w:t>
        </w:r>
        <w:r>
          <w:rPr>
            <w:rFonts w:ascii="Arial" w:hAnsi="Arial"/>
          </w:rPr>
          <w:t xml:space="preserve"> </w:t>
        </w:r>
      </w:ins>
      <w:ins w:id="634" w:author="Giri, Vidyashankar (GDC SOC)" w:date="2018-07-23T05:03:00Z">
        <w:r w:rsidR="00B37AFD">
          <w:rPr>
            <w:rFonts w:ascii="Arial" w:hAnsi="Arial"/>
          </w:rPr>
          <w:t xml:space="preserve">Then </w:t>
        </w:r>
      </w:ins>
      <w:ins w:id="635" w:author="Giri, Vidyashankar (GDC SOC)" w:date="2018-07-23T05:04:00Z">
        <w:r w:rsidR="00B37AFD">
          <w:rPr>
            <w:rFonts w:ascii="Arial" w:hAnsi="Arial"/>
          </w:rPr>
          <w:t xml:space="preserve">create a report and </w:t>
        </w:r>
      </w:ins>
      <w:ins w:id="636" w:author="Giri, Vidyashankar (GDC SOC)" w:date="2018-07-23T05:03:00Z">
        <w:r w:rsidR="00B37AFD">
          <w:rPr>
            <w:rFonts w:ascii="Arial" w:hAnsi="Arial"/>
          </w:rPr>
          <w:t xml:space="preserve">map the </w:t>
        </w:r>
      </w:ins>
      <w:ins w:id="637" w:author="Giri, Vidyashankar (GDC SOC)" w:date="2018-07-23T05:04:00Z">
        <w:r w:rsidR="00B37AFD">
          <w:rPr>
            <w:rFonts w:ascii="Arial" w:hAnsi="Arial"/>
          </w:rPr>
          <w:t>Data</w:t>
        </w:r>
      </w:ins>
      <w:ins w:id="638" w:author="Giri, Vidyashankar (GDC SOC)" w:date="2018-07-23T05:03:00Z">
        <w:r w:rsidR="00B37AFD">
          <w:rPr>
            <w:rFonts w:ascii="Arial" w:hAnsi="Arial"/>
          </w:rPr>
          <w:t xml:space="preserve"> with this query.</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39" w:author="Giri, Vidyashankar (GDC SOC)" w:date="2018-07-23T05:04:00Z"/>
          <w:rFonts w:ascii="Arial" w:hAnsi="Arial"/>
        </w:rPr>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40" w:author="Giri, Vidyashankar (GDC SOC)" w:date="2018-07-23T06:04:00Z"/>
          <w:rFonts w:ascii="Arial" w:hAnsi="Arial"/>
        </w:rPr>
      </w:pPr>
      <w:ins w:id="641" w:author="Giri, Vidyashankar (GDC SOC)" w:date="2018-07-23T05:05:00Z">
        <w:r>
          <w:rPr>
            <w:noProof/>
            <w:lang w:val="en-GB" w:eastAsia="en-GB"/>
          </w:rPr>
          <w:drawing>
            <wp:inline distT="0" distB="0" distL="0" distR="0" wp14:anchorId="598DB31A" wp14:editId="472FA822">
              <wp:extent cx="6400800" cy="2809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809240"/>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42" w:author="Giri, Vidyashankar (GDC SOC)" w:date="2018-07-23T05:05:00Z"/>
          <w:rFonts w:ascii="Arial" w:hAnsi="Arial"/>
          <w:b/>
          <w:rPrChange w:id="643" w:author="Giri, Vidyashankar (GDC SOC)" w:date="2018-07-23T06:04:00Z">
            <w:rPr>
              <w:ins w:id="644" w:author="Giri, Vidyashankar (GDC SOC)" w:date="2018-07-23T05:05:00Z"/>
              <w:rFonts w:ascii="Arial" w:hAnsi="Arial"/>
            </w:rPr>
          </w:rPrChange>
        </w:rPr>
        <w:pPrChange w:id="645" w:author="Giri, Vidyashankar (GDC SOC)" w:date="2018-07-23T06:04: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46" w:author="Giri, Vidyashankar (GDC SOC)" w:date="2018-07-23T06:04:00Z">
        <w:r>
          <w:rPr>
            <w:rFonts w:ascii="Arial" w:hAnsi="Arial"/>
            <w:b/>
          </w:rPr>
          <w:t>Fig: General Attribute to create a report.</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47" w:author="Giri, Vidyashankar (GDC SOC)" w:date="2018-07-23T05:05:00Z"/>
          <w:rFonts w:ascii="Arial" w:hAnsi="Arial"/>
        </w:rPr>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48" w:author="Giri, Vidyashankar (GDC SOC)" w:date="2018-07-23T06:04:00Z"/>
          <w:rFonts w:ascii="Arial" w:hAnsi="Arial"/>
        </w:rPr>
      </w:pPr>
      <w:ins w:id="649" w:author="Giri, Vidyashankar (GDC SOC)" w:date="2018-07-23T05:06:00Z">
        <w:r>
          <w:rPr>
            <w:noProof/>
            <w:lang w:val="en-GB" w:eastAsia="en-GB"/>
          </w:rPr>
          <w:drawing>
            <wp:inline distT="0" distB="0" distL="0" distR="0" wp14:anchorId="0C4FCD79" wp14:editId="124D069C">
              <wp:extent cx="640080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905125"/>
                      </a:xfrm>
                      <a:prstGeom prst="rect">
                        <a:avLst/>
                      </a:prstGeom>
                    </pic:spPr>
                  </pic:pic>
                </a:graphicData>
              </a:graphic>
            </wp:inline>
          </w:drawing>
        </w:r>
      </w:ins>
    </w:p>
    <w:p w:rsidR="002469B3" w:rsidRPr="00B302C4"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50" w:author="Giri, Vidyashankar (GDC SOC)" w:date="2018-07-23T06:04:00Z"/>
          <w:rFonts w:ascii="Arial" w:hAnsi="Arial"/>
          <w:b/>
        </w:rPr>
      </w:pPr>
      <w:ins w:id="651" w:author="Giri, Vidyashankar (GDC SOC)" w:date="2018-07-23T06:04:00Z">
        <w:r>
          <w:rPr>
            <w:rFonts w:ascii="Arial" w:hAnsi="Arial"/>
            <w:b/>
          </w:rPr>
          <w:t>Fig: Selecting the Data source.</w:t>
        </w:r>
      </w:ins>
    </w:p>
    <w:p w:rsid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52" w:author="Giri, Vidyashankar (GDC SOC)" w:date="2018-07-23T05:03:00Z"/>
          <w:rFonts w:ascii="Arial" w:hAnsi="Arial"/>
        </w:rPr>
        <w:pPrChange w:id="653" w:author="Giri, Vidyashankar (GDC SOC)" w:date="2018-07-23T06:04: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54" w:author="Giri, Vidyashankar (GDC SOC)" w:date="2018-07-23T05:06:00Z"/>
          <w:rFonts w:ascii="Arial" w:hAnsi="Arial"/>
        </w:rPr>
      </w:pPr>
    </w:p>
    <w:p w:rsidR="00B37AFD"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55" w:author="Giri, Vidyashankar (GDC SOC)" w:date="2018-07-23T05:14:00Z"/>
          <w:rFonts w:ascii="Arial" w:hAnsi="Arial"/>
        </w:rPr>
      </w:pPr>
      <w:ins w:id="656" w:author="Giri, Vidyashankar (GDC SOC)" w:date="2018-07-23T06:14:00Z">
        <w:r>
          <w:rPr>
            <w:rFonts w:ascii="Arial" w:hAnsi="Arial"/>
            <w:b/>
          </w:rPr>
          <w:t>Step3</w:t>
        </w:r>
        <w:r w:rsidRPr="00B302C4">
          <w:rPr>
            <w:rFonts w:ascii="Arial" w:hAnsi="Arial"/>
            <w:b/>
          </w:rPr>
          <w:t>:</w:t>
        </w:r>
        <w:r>
          <w:rPr>
            <w:rFonts w:ascii="Arial" w:hAnsi="Arial"/>
          </w:rPr>
          <w:t xml:space="preserve"> </w:t>
        </w:r>
      </w:ins>
      <w:ins w:id="657" w:author="Giri, Vidyashankar (GDC SOC)" w:date="2018-07-23T05:07:00Z">
        <w:r w:rsidR="00213587">
          <w:rPr>
            <w:rFonts w:ascii="Arial" w:hAnsi="Arial"/>
          </w:rPr>
          <w:t>Run</w:t>
        </w:r>
      </w:ins>
      <w:ins w:id="658" w:author="Giri, Vidyashankar (GDC SOC)" w:date="2018-07-23T05:06:00Z">
        <w:r w:rsidR="00B37AFD">
          <w:rPr>
            <w:rFonts w:ascii="Arial" w:hAnsi="Arial"/>
          </w:rPr>
          <w:t xml:space="preserve"> the report</w:t>
        </w:r>
        <w:r w:rsidR="00213587">
          <w:rPr>
            <w:rFonts w:ascii="Arial" w:hAnsi="Arial"/>
          </w:rPr>
          <w:t xml:space="preserve"> with below start time</w:t>
        </w:r>
      </w:ins>
      <w:ins w:id="659" w:author="Giri, Vidyashankar (GDC SOC)" w:date="2018-07-23T05:11:00Z">
        <w:r w:rsidR="00213587">
          <w:rPr>
            <w:rFonts w:ascii="Arial" w:hAnsi="Arial"/>
          </w:rPr>
          <w:t>.</w:t>
        </w:r>
      </w:ins>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60" w:author="Giri, Vidyashankar (GDC SOC)" w:date="2018-07-23T05:14: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61" w:author="Giri, Vidyashankar (GDC SOC)" w:date="2018-07-23T06:05:00Z"/>
          <w:rFonts w:ascii="Arial" w:hAnsi="Arial"/>
        </w:rPr>
      </w:pPr>
      <w:ins w:id="662" w:author="Giri, Vidyashankar (GDC SOC)" w:date="2018-07-23T05:15:00Z">
        <w:r>
          <w:rPr>
            <w:noProof/>
            <w:lang w:val="en-GB" w:eastAsia="en-GB"/>
          </w:rPr>
          <w:drawing>
            <wp:inline distT="0" distB="0" distL="0" distR="0" wp14:anchorId="742A3D9F" wp14:editId="15422B85">
              <wp:extent cx="640080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63" w:author="Giri, Vidyashankar (GDC SOC)" w:date="2018-07-23T05:06:00Z"/>
          <w:rFonts w:ascii="Arial" w:hAnsi="Arial"/>
          <w:b/>
          <w:rPrChange w:id="664" w:author="Giri, Vidyashankar (GDC SOC)" w:date="2018-07-23T06:05:00Z">
            <w:rPr>
              <w:ins w:id="665" w:author="Giri, Vidyashankar (GDC SOC)" w:date="2018-07-23T05:06:00Z"/>
              <w:rFonts w:ascii="Arial" w:hAnsi="Arial"/>
            </w:rPr>
          </w:rPrChange>
        </w:rPr>
        <w:pPrChange w:id="666" w:author="Giri, Vidyashankar (GDC SOC)" w:date="2018-07-23T06:05: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67" w:author="Giri, Vidyashankar (GDC SOC)" w:date="2018-07-23T06:05:00Z">
        <w:r>
          <w:rPr>
            <w:rFonts w:ascii="Arial" w:hAnsi="Arial"/>
            <w:b/>
          </w:rPr>
          <w:t>Fig: Running the report.</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68" w:author="Giri, Vidyashankar (GDC SOC)" w:date="2018-07-23T05:11: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69" w:author="Giri, Vidyashankar (GDC SOC)" w:date="2018-07-23T05:09:00Z"/>
          <w:rFonts w:ascii="Arial" w:hAnsi="Arial"/>
        </w:rPr>
        <w:pPrChange w:id="670"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71" w:author="Giri, Vidyashankar (GDC SOC)" w:date="2018-07-23T05:11:00Z">
        <w:r>
          <w:rPr>
            <w:noProof/>
            <w:lang w:val="en-GB" w:eastAsia="en-GB"/>
          </w:rPr>
          <w:lastRenderedPageBreak/>
          <w:drawing>
            <wp:inline distT="0" distB="0" distL="0" distR="0" wp14:anchorId="04E3DE43" wp14:editId="1E8E4B8B">
              <wp:extent cx="4762500" cy="3552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552825"/>
                      </a:xfrm>
                      <a:prstGeom prst="rect">
                        <a:avLst/>
                      </a:prstGeom>
                    </pic:spPr>
                  </pic:pic>
                </a:graphicData>
              </a:graphic>
            </wp:inline>
          </w:drawing>
        </w:r>
      </w:ins>
    </w:p>
    <w:p w:rsidR="00213587"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72" w:author="Giri, Vidyashankar (GDC SOC)" w:date="2018-07-23T05:06:00Z"/>
          <w:rFonts w:ascii="Arial" w:hAnsi="Arial"/>
          <w:b/>
          <w:rPrChange w:id="673" w:author="Giri, Vidyashankar (GDC SOC)" w:date="2018-07-23T06:06:00Z">
            <w:rPr>
              <w:ins w:id="674" w:author="Giri, Vidyashankar (GDC SOC)" w:date="2018-07-23T05:06:00Z"/>
              <w:rFonts w:ascii="Arial" w:hAnsi="Arial"/>
            </w:rPr>
          </w:rPrChange>
        </w:rPr>
        <w:pPrChange w:id="675"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76" w:author="Giri, Vidyashankar (GDC SOC)" w:date="2018-07-23T06:06:00Z">
        <w:r>
          <w:rPr>
            <w:rFonts w:ascii="Arial" w:hAnsi="Arial"/>
            <w:b/>
          </w:rPr>
          <w:t>Fig: Report Parameter.</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7" w:author="Giri, Vidyashankar (GDC SOC)" w:date="2018-07-23T05:03:00Z"/>
          <w:rFonts w:ascii="Arial" w:hAnsi="Arial"/>
        </w:rPr>
      </w:pPr>
    </w:p>
    <w:p w:rsid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8" w:author="Giri, Vidyashankar (GDC SOC)" w:date="2018-07-23T06:06:00Z"/>
          <w:rFonts w:ascii="Arial" w:hAnsi="Arial"/>
        </w:rPr>
      </w:pPr>
    </w:p>
    <w:p w:rsid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9" w:author="Giri, Vidyashankar (GDC SOC)" w:date="2018-07-23T06:06:00Z"/>
          <w:rFonts w:ascii="Arial" w:hAnsi="Arial"/>
        </w:rPr>
      </w:pPr>
    </w:p>
    <w:p w:rsidR="00B37AFD"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80" w:author="Giri, Vidyashankar (GDC SOC)" w:date="2018-07-23T05:15:00Z"/>
          <w:rFonts w:ascii="Arial" w:hAnsi="Arial"/>
        </w:rPr>
      </w:pPr>
      <w:ins w:id="681" w:author="Giri, Vidyashankar (GDC SOC)" w:date="2018-07-23T06:14:00Z">
        <w:r>
          <w:rPr>
            <w:rFonts w:ascii="Arial" w:hAnsi="Arial"/>
            <w:b/>
          </w:rPr>
          <w:t>Step4</w:t>
        </w:r>
        <w:r w:rsidRPr="00B302C4">
          <w:rPr>
            <w:rFonts w:ascii="Arial" w:hAnsi="Arial"/>
            <w:b/>
          </w:rPr>
          <w:t>:</w:t>
        </w:r>
        <w:r>
          <w:rPr>
            <w:rFonts w:ascii="Arial" w:hAnsi="Arial"/>
          </w:rPr>
          <w:t xml:space="preserve"> </w:t>
        </w:r>
      </w:ins>
      <w:ins w:id="682" w:author="Giri, Vidyashankar (GDC SOC)" w:date="2018-07-23T05:14:00Z">
        <w:r w:rsidR="00213587">
          <w:rPr>
            <w:rFonts w:ascii="Arial" w:hAnsi="Arial"/>
          </w:rPr>
          <w:t>Save the report.</w:t>
        </w:r>
      </w:ins>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83" w:author="Giri, Vidyashankar (GDC SOC)" w:date="2018-07-23T05:15: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84" w:author="Giri, Vidyashankar (GDC SOC)" w:date="2018-07-23T05:16: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85" w:author="Giri, Vidyashankar (GDC SOC)" w:date="2018-07-23T06:06:00Z"/>
          <w:rFonts w:ascii="Arial" w:hAnsi="Arial"/>
        </w:rPr>
        <w:pPrChange w:id="686"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87" w:author="Giri, Vidyashankar (GDC SOC)" w:date="2018-07-23T05:15:00Z">
        <w:r>
          <w:rPr>
            <w:noProof/>
            <w:lang w:val="en-GB" w:eastAsia="en-GB"/>
          </w:rPr>
          <w:drawing>
            <wp:inline distT="0" distB="0" distL="0" distR="0" wp14:anchorId="455C2172" wp14:editId="566ED492">
              <wp:extent cx="3814549" cy="327652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60" cy="3285206"/>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88" w:author="Giri, Vidyashankar (GDC SOC)" w:date="2018-07-23T05:14:00Z"/>
          <w:rFonts w:ascii="Arial" w:hAnsi="Arial"/>
          <w:b/>
          <w:rPrChange w:id="689" w:author="Giri, Vidyashankar (GDC SOC)" w:date="2018-07-23T06:06:00Z">
            <w:rPr>
              <w:ins w:id="690" w:author="Giri, Vidyashankar (GDC SOC)" w:date="2018-07-23T05:14:00Z"/>
              <w:rFonts w:ascii="Arial" w:hAnsi="Arial"/>
            </w:rPr>
          </w:rPrChange>
        </w:rPr>
        <w:pPrChange w:id="691"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92" w:author="Giri, Vidyashankar (GDC SOC)" w:date="2018-07-23T06:06:00Z">
        <w:r>
          <w:rPr>
            <w:rFonts w:ascii="Arial" w:hAnsi="Arial"/>
            <w:b/>
          </w:rPr>
          <w:t>Fig: Saving the report.</w:t>
        </w:r>
      </w:ins>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93" w:author="Giri, Vidyashankar (GDC SOC)" w:date="2018-07-23T05:14: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94" w:author="Giri, Vidyashankar (GDC SOC)" w:date="2018-07-23T05:09:00Z"/>
          <w:rFonts w:ascii="Arial" w:hAnsi="Arial"/>
        </w:rPr>
      </w:pPr>
    </w:p>
    <w:p w:rsidR="00213587"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95" w:author="Giri, Vidyashankar (GDC SOC)" w:date="2018-07-23T06:07:00Z"/>
          <w:rFonts w:ascii="Arial" w:hAnsi="Arial"/>
        </w:rPr>
      </w:pPr>
      <w:ins w:id="696" w:author="Giri, Vidyashankar (GDC SOC)" w:date="2018-07-23T05:16:00Z">
        <w:r>
          <w:rPr>
            <w:rFonts w:ascii="Arial" w:hAnsi="Arial"/>
          </w:rPr>
          <w:t xml:space="preserve">Open the file </w:t>
        </w:r>
        <w:r w:rsidR="00213587">
          <w:rPr>
            <w:rFonts w:ascii="Arial" w:hAnsi="Arial"/>
          </w:rPr>
          <w:t>and paste the</w:t>
        </w:r>
      </w:ins>
      <w:ins w:id="697" w:author="Giri, Vidyashankar (GDC SOC)" w:date="2018-07-23T05:22:00Z">
        <w:r>
          <w:rPr>
            <w:rFonts w:ascii="Arial" w:hAnsi="Arial"/>
          </w:rPr>
          <w:t xml:space="preserve"> consolidated IP’s and source </w:t>
        </w:r>
      </w:ins>
      <w:ins w:id="698" w:author="Giri, Vidyashankar (GDC SOC)" w:date="2018-07-23T05:23:00Z">
        <w:r>
          <w:rPr>
            <w:rFonts w:ascii="Arial" w:hAnsi="Arial"/>
          </w:rPr>
          <w:t>that</w:t>
        </w:r>
      </w:ins>
      <w:ins w:id="699" w:author="Giri, Vidyashankar (GDC SOC)" w:date="2018-07-23T05:22:00Z">
        <w:r>
          <w:rPr>
            <w:rFonts w:ascii="Arial" w:hAnsi="Arial"/>
          </w:rPr>
          <w:t xml:space="preserve"> </w:t>
        </w:r>
      </w:ins>
      <w:ins w:id="700" w:author="Giri, Vidyashankar (GDC SOC)" w:date="2018-07-23T05:23:00Z">
        <w:r>
          <w:rPr>
            <w:rFonts w:ascii="Arial" w:hAnsi="Arial"/>
          </w:rPr>
          <w:t>you have consolidated (consolidated list)</w:t>
        </w:r>
      </w:ins>
      <w:ins w:id="701" w:author="Giri, Vidyashankar (GDC SOC)" w:date="2018-07-23T05:22:00Z">
        <w:r>
          <w:rPr>
            <w:rFonts w:ascii="Arial" w:hAnsi="Arial"/>
          </w:rPr>
          <w:t xml:space="preserve"> to it.</w:t>
        </w:r>
      </w:ins>
      <w:ins w:id="702" w:author="Giri, Vidyashankar (GDC SOC)" w:date="2018-07-23T06:07:00Z">
        <w:r w:rsidR="002469B3">
          <w:rPr>
            <w:rFonts w:ascii="Arial" w:hAnsi="Arial"/>
          </w:rPr>
          <w:t>:</w:t>
        </w:r>
      </w:ins>
    </w:p>
    <w:p w:rsid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03" w:author="Giri, Vidyashankar (GDC SOC)" w:date="2018-07-23T05:14:00Z"/>
          <w:rFonts w:ascii="Arial" w:hAnsi="Arial"/>
        </w:rPr>
      </w:pPr>
    </w:p>
    <w:p w:rsidR="00213587"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04" w:author="Giri, Vidyashankar (GDC SOC)" w:date="2018-07-23T06:07:00Z"/>
          <w:rFonts w:ascii="Arial" w:hAnsi="Arial"/>
        </w:rPr>
      </w:pPr>
      <w:ins w:id="705" w:author="Giri, Vidyashankar (GDC SOC)" w:date="2018-07-23T05:24:00Z">
        <w:r>
          <w:rPr>
            <w:noProof/>
            <w:lang w:val="en-GB" w:eastAsia="en-GB"/>
          </w:rPr>
          <w:lastRenderedPageBreak/>
          <w:drawing>
            <wp:inline distT="0" distB="0" distL="0" distR="0" wp14:anchorId="511E1C14" wp14:editId="60971D7E">
              <wp:extent cx="6068215" cy="3562066"/>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538" cy="3568713"/>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06" w:author="Giri, Vidyashankar (GDC SOC)" w:date="2018-07-23T05:02:00Z"/>
          <w:rFonts w:ascii="Arial" w:hAnsi="Arial"/>
          <w:b/>
          <w:rPrChange w:id="707" w:author="Giri, Vidyashankar (GDC SOC)" w:date="2018-07-23T06:07:00Z">
            <w:rPr>
              <w:ins w:id="708" w:author="Giri, Vidyashankar (GDC SOC)" w:date="2018-07-23T05:02:00Z"/>
              <w:rFonts w:ascii="Arial" w:hAnsi="Arial"/>
            </w:rPr>
          </w:rPrChange>
        </w:rPr>
        <w:pPrChange w:id="709" w:author="Giri, Vidyashankar (GDC SOC)" w:date="2018-07-23T06: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10" w:author="Giri, Vidyashankar (GDC SOC)" w:date="2018-07-23T06:07:00Z">
        <w:r>
          <w:rPr>
            <w:rFonts w:ascii="Arial" w:hAnsi="Arial"/>
            <w:b/>
          </w:rPr>
          <w:t>Fig: File with consolidated blacklisted IP’s and Source.</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11" w:author="Giri, Vidyashankar (GDC SOC)" w:date="2018-07-23T06:16:00Z"/>
          <w:rFonts w:ascii="Arial" w:hAnsi="Arial"/>
        </w:rPr>
      </w:pPr>
    </w:p>
    <w:p w:rsidR="00B37AFD"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12" w:author="Giri, Vidyashankar (GDC SOC)" w:date="2018-07-23T05:26:00Z"/>
          <w:rFonts w:ascii="Arial" w:hAnsi="Arial"/>
        </w:rPr>
      </w:pPr>
      <w:ins w:id="713" w:author="Giri, Vidyashankar (GDC SOC)" w:date="2018-07-23T05:24:00Z">
        <w:r>
          <w:rPr>
            <w:rFonts w:ascii="Arial" w:hAnsi="Arial"/>
          </w:rPr>
          <w:t>Save the file</w:t>
        </w:r>
      </w:ins>
      <w:ins w:id="714" w:author="Giri, Vidyashankar (GDC SOC)" w:date="2018-07-23T06:17:00Z">
        <w:r w:rsidR="00716E25">
          <w:rPr>
            <w:rFonts w:ascii="Arial" w:hAnsi="Arial"/>
          </w:rPr>
          <w:t xml:space="preserve"> in .CSV format</w:t>
        </w:r>
      </w:ins>
      <w:ins w:id="715" w:author="Giri, Vidyashankar (GDC SOC)" w:date="2018-07-23T05:24:00Z">
        <w:r>
          <w:rPr>
            <w:rFonts w:ascii="Arial" w:hAnsi="Arial"/>
          </w:rPr>
          <w:t xml:space="preserve">. Now we have consolidated list with the </w:t>
        </w:r>
      </w:ins>
      <w:ins w:id="716" w:author="Giri, Vidyashankar (GDC SOC)" w:date="2018-07-23T05:25:00Z">
        <w:r>
          <w:rPr>
            <w:rFonts w:ascii="Arial" w:hAnsi="Arial"/>
          </w:rPr>
          <w:t>appropriate</w:t>
        </w:r>
      </w:ins>
      <w:ins w:id="717" w:author="Giri, Vidyashankar (GDC SOC)" w:date="2018-07-23T05:24:00Z">
        <w:r>
          <w:rPr>
            <w:rFonts w:ascii="Arial" w:hAnsi="Arial"/>
          </w:rPr>
          <w:t xml:space="preserve"> </w:t>
        </w:r>
      </w:ins>
      <w:ins w:id="718" w:author="Giri, Vidyashankar (GDC SOC)" w:date="2018-07-23T05:25:00Z">
        <w:r>
          <w:rPr>
            <w:rFonts w:ascii="Arial" w:hAnsi="Arial"/>
          </w:rPr>
          <w:t xml:space="preserve">fields we just need to import this list to the Active </w:t>
        </w:r>
      </w:ins>
      <w:ins w:id="719" w:author="Giri, Vidyashankar (GDC SOC)" w:date="2018-07-23T06:14:00Z">
        <w:r w:rsidR="00716E25">
          <w:rPr>
            <w:rFonts w:ascii="Arial" w:hAnsi="Arial"/>
          </w:rPr>
          <w:t>list (</w:t>
        </w:r>
      </w:ins>
      <w:ins w:id="720" w:author="Giri, Vidyashankar (GDC SOC)" w:date="2018-07-23T05:25:00Z">
        <w:r>
          <w:rPr>
            <w:rFonts w:ascii="Arial" w:hAnsi="Arial"/>
          </w:rPr>
          <w:t>ArcOSI IP</w:t>
        </w:r>
      </w:ins>
      <w:ins w:id="721" w:author="Giri, Vidyashankar (GDC SOC)" w:date="2018-07-23T05:26:00Z">
        <w:r>
          <w:rPr>
            <w:rFonts w:ascii="Arial" w:hAnsi="Arial"/>
          </w:rPr>
          <w:t>’s).</w:t>
        </w:r>
      </w:ins>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22" w:author="Giri, Vidyashankar (GDC SOC)" w:date="2018-07-23T06:17:00Z"/>
          <w:rFonts w:ascii="Arial" w:hAnsi="Arial"/>
        </w:rPr>
        <w:pPrChange w:id="723"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16E25" w:rsidRPr="00716E25" w:rsidRDefault="00716E25" w:rsidP="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24" w:author="Giri, Vidyashankar (GDC SOC)" w:date="2018-07-23T06:17:00Z"/>
          <w:rFonts w:ascii="Arial" w:eastAsia="Calibri" w:hAnsi="Arial" w:cs="Calibri"/>
          <w:color w:val="0078EF"/>
          <w:kern w:val="32"/>
          <w:sz w:val="32"/>
          <w:szCs w:val="32"/>
          <w:rPrChange w:id="725" w:author="Giri, Vidyashankar (GDC SOC)" w:date="2018-07-23T06:18:00Z">
            <w:rPr>
              <w:ins w:id="726" w:author="Giri, Vidyashankar (GDC SOC)" w:date="2018-07-23T06:17:00Z"/>
              <w:rFonts w:ascii="Arial" w:hAnsi="Arial"/>
            </w:rPr>
          </w:rPrChange>
        </w:rPr>
      </w:pPr>
      <w:ins w:id="727" w:author="Giri, Vidyashankar (GDC SOC)" w:date="2018-07-23T06:18:00Z">
        <w:r>
          <w:rPr>
            <w:rFonts w:ascii="Arial" w:eastAsia="Calibri" w:hAnsi="Arial" w:cs="Calibri"/>
            <w:color w:val="0078EF"/>
            <w:kern w:val="32"/>
            <w:sz w:val="32"/>
            <w:szCs w:val="32"/>
          </w:rPr>
          <w:t xml:space="preserve">Chapter3: </w:t>
        </w:r>
      </w:ins>
      <w:ins w:id="728" w:author="Giri, Vidyashankar (GDC SOC)" w:date="2018-07-23T06:17:00Z">
        <w:r w:rsidRPr="00716E25">
          <w:rPr>
            <w:rFonts w:ascii="Arial" w:eastAsia="Calibri" w:hAnsi="Arial" w:cs="Calibri"/>
            <w:color w:val="0078EF"/>
            <w:kern w:val="32"/>
            <w:sz w:val="32"/>
            <w:szCs w:val="32"/>
            <w:rPrChange w:id="729" w:author="Giri, Vidyashankar (GDC SOC)" w:date="2018-07-23T06:18:00Z">
              <w:rPr>
                <w:rFonts w:ascii="Arial" w:hAnsi="Arial"/>
              </w:rPr>
            </w:rPrChange>
          </w:rPr>
          <w:t>Importing CSV</w:t>
        </w:r>
      </w:ins>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30" w:author="Giri, Vidyashankar (GDC SOC)" w:date="2018-07-23T06:17:00Z"/>
          <w:rFonts w:ascii="Arial" w:hAnsi="Arial"/>
        </w:rPr>
      </w:pPr>
    </w:p>
    <w:p w:rsidR="00117CDD" w:rsidRDefault="00950639">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31" w:author="Giri, Vidyashankar (GDC SOC)" w:date="2018-08-01T06:50:00Z"/>
          <w:rFonts w:ascii="Arial" w:hAnsi="Arial"/>
          <w:b/>
          <w:sz w:val="24"/>
          <w:szCs w:val="24"/>
        </w:rPr>
      </w:pPr>
      <w:ins w:id="732" w:author="Giri, Vidyashankar (GDC SOC)" w:date="2018-08-01T06:48:00Z">
        <w:r>
          <w:rPr>
            <w:rFonts w:ascii="Arial" w:hAnsi="Arial"/>
            <w:b/>
            <w:sz w:val="24"/>
            <w:szCs w:val="24"/>
          </w:rPr>
          <w:t xml:space="preserve">3.1 </w:t>
        </w:r>
      </w:ins>
      <w:ins w:id="733" w:author="Giri, Vidyashankar (GDC SOC)" w:date="2018-08-01T06:35:00Z">
        <w:r w:rsidR="00117CDD" w:rsidRPr="00950639">
          <w:rPr>
            <w:rFonts w:ascii="Arial" w:hAnsi="Arial"/>
            <w:b/>
            <w:sz w:val="24"/>
            <w:szCs w:val="24"/>
            <w:rPrChange w:id="734" w:author="Giri, Vidyashankar (GDC SOC)" w:date="2018-08-01T06:48:00Z">
              <w:rPr>
                <w:rFonts w:ascii="Arial" w:hAnsi="Arial"/>
                <w:b/>
              </w:rPr>
            </w:rPrChange>
          </w:rPr>
          <w:t>Challenges faced while importing CSV in Active list:</w:t>
        </w:r>
      </w:ins>
    </w:p>
    <w:p w:rsidR="00117CDD" w:rsidRDefault="00117CD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35" w:author="Giri, Vidyashankar (GDC SOC)" w:date="2018-08-01T06:35:00Z"/>
          <w:rFonts w:ascii="Arial" w:hAnsi="Arial"/>
          <w:b/>
        </w:rPr>
      </w:pPr>
    </w:p>
    <w:p w:rsidR="00800580" w:rsidRDefault="00800580" w:rsidP="00117CDD">
      <w:pPr>
        <w:pStyle w:val="Body"/>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36" w:author="Giri, Vidyashankar (GDC SOC)" w:date="2018-08-01T06:54:00Z"/>
          <w:rFonts w:ascii="Arial" w:hAnsi="Arial"/>
        </w:rPr>
        <w:pPrChange w:id="737" w:author="Giri, Vidyashankar (GDC SOC)" w:date="2018-08-01T06:4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38" w:author="Giri, Vidyashankar (GDC SOC)" w:date="2018-08-01T06:55:00Z">
        <w:r>
          <w:rPr>
            <w:rFonts w:ascii="Arial" w:hAnsi="Arial"/>
          </w:rPr>
          <w:t xml:space="preserve">To import any file into the </w:t>
        </w:r>
      </w:ins>
      <w:ins w:id="739" w:author="Giri, Vidyashankar (GDC SOC)" w:date="2018-08-01T06:56:00Z">
        <w:r>
          <w:rPr>
            <w:rFonts w:ascii="Arial" w:hAnsi="Arial"/>
          </w:rPr>
          <w:t>Active list</w:t>
        </w:r>
      </w:ins>
      <w:ins w:id="740" w:author="Giri, Vidyashankar (GDC SOC)" w:date="2018-08-01T06:55:00Z">
        <w:r>
          <w:rPr>
            <w:rFonts w:ascii="Arial" w:hAnsi="Arial"/>
          </w:rPr>
          <w:t xml:space="preserve"> the file should in .csv format.</w:t>
        </w:r>
      </w:ins>
    </w:p>
    <w:p w:rsidR="00117CDD" w:rsidRDefault="00117CDD" w:rsidP="00117CDD">
      <w:pPr>
        <w:pStyle w:val="Body"/>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41" w:author="Giri, Vidyashankar (GDC SOC)" w:date="2018-08-01T06:41:00Z"/>
          <w:rFonts w:ascii="Arial" w:hAnsi="Arial"/>
        </w:rPr>
        <w:pPrChange w:id="742" w:author="Giri, Vidyashankar (GDC SOC)" w:date="2018-08-01T06:4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43" w:author="Giri, Vidyashankar (GDC SOC)" w:date="2018-08-01T06:35:00Z">
        <w:r>
          <w:rPr>
            <w:rFonts w:ascii="Arial" w:hAnsi="Arial"/>
          </w:rPr>
          <w:t>The Existing Active</w:t>
        </w:r>
      </w:ins>
      <w:ins w:id="744" w:author="Giri, Vidyashankar (GDC SOC)" w:date="2018-08-01T06:36:00Z">
        <w:r>
          <w:rPr>
            <w:rFonts w:ascii="Arial" w:hAnsi="Arial"/>
          </w:rPr>
          <w:t xml:space="preserve"> </w:t>
        </w:r>
      </w:ins>
      <w:ins w:id="745" w:author="Giri, Vidyashankar (GDC SOC)" w:date="2018-08-01T06:35:00Z">
        <w:r>
          <w:rPr>
            <w:rFonts w:ascii="Arial" w:hAnsi="Arial"/>
          </w:rPr>
          <w:t>list</w:t>
        </w:r>
      </w:ins>
      <w:ins w:id="746" w:author="Giri, Vidyashankar (GDC SOC)" w:date="2018-08-01T06:36:00Z">
        <w:r>
          <w:rPr>
            <w:rFonts w:ascii="Arial" w:hAnsi="Arial"/>
          </w:rPr>
          <w:t xml:space="preserve"> contains data and fields</w:t>
        </w:r>
      </w:ins>
      <w:ins w:id="747" w:author="Giri, Vidyashankar (GDC SOC)" w:date="2018-08-01T06:37:00Z">
        <w:r>
          <w:rPr>
            <w:rFonts w:ascii="Arial" w:hAnsi="Arial"/>
          </w:rPr>
          <w:t xml:space="preserve"> to import </w:t>
        </w:r>
      </w:ins>
      <w:ins w:id="748" w:author="Giri, Vidyashankar (GDC SOC)" w:date="2018-08-01T06:38:00Z">
        <w:r>
          <w:rPr>
            <w:rFonts w:ascii="Arial" w:hAnsi="Arial"/>
          </w:rPr>
          <w:t>the n</w:t>
        </w:r>
        <w:r w:rsidR="00950639">
          <w:rPr>
            <w:rFonts w:ascii="Arial" w:hAnsi="Arial"/>
          </w:rPr>
          <w:t xml:space="preserve">ew csv file to the active </w:t>
        </w:r>
      </w:ins>
      <w:ins w:id="749" w:author="Giri, Vidyashankar (GDC SOC)" w:date="2018-08-01T06:46:00Z">
        <w:r w:rsidR="00950639">
          <w:rPr>
            <w:rFonts w:ascii="Arial" w:hAnsi="Arial"/>
          </w:rPr>
          <w:t>list, The</w:t>
        </w:r>
      </w:ins>
      <w:ins w:id="750" w:author="Giri, Vidyashankar (GDC SOC)" w:date="2018-08-01T06:38:00Z">
        <w:r>
          <w:rPr>
            <w:rFonts w:ascii="Arial" w:hAnsi="Arial"/>
          </w:rPr>
          <w:t xml:space="preserve"> new file which we are going to import to the active list should match the fields of the existing active list.</w:t>
        </w:r>
      </w:ins>
    </w:p>
    <w:p w:rsidR="00950639" w:rsidRDefault="00950639" w:rsidP="00950639">
      <w:pPr>
        <w:pStyle w:val="Body"/>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51" w:author="Giri, Vidyashankar (GDC SOC)" w:date="2018-08-01T06:54:00Z"/>
          <w:rFonts w:ascii="Arial" w:hAnsi="Arial"/>
        </w:rPr>
      </w:pPr>
      <w:ins w:id="752" w:author="Giri, Vidyashankar (GDC SOC)" w:date="2018-08-01T06:47:00Z">
        <w:r>
          <w:rPr>
            <w:rFonts w:ascii="Arial" w:hAnsi="Arial"/>
          </w:rPr>
          <w:t>The new file which we are going to import to the active list should match the fields</w:t>
        </w:r>
        <w:r>
          <w:rPr>
            <w:rFonts w:ascii="Arial" w:hAnsi="Arial"/>
          </w:rPr>
          <w:t xml:space="preserve"> in the same order as </w:t>
        </w:r>
        <w:r>
          <w:rPr>
            <w:rFonts w:ascii="Arial" w:hAnsi="Arial"/>
          </w:rPr>
          <w:t>of the existing active list.</w:t>
        </w:r>
      </w:ins>
    </w:p>
    <w:p w:rsidR="00800580" w:rsidRDefault="00800580" w:rsidP="00800580">
      <w:pPr>
        <w:pStyle w:val="Body"/>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53" w:author="Giri, Vidyashankar (GDC SOC)" w:date="2018-08-01T06:54:00Z"/>
          <w:rFonts w:ascii="Arial" w:hAnsi="Arial"/>
        </w:rPr>
      </w:pPr>
      <w:ins w:id="754" w:author="Giri, Vidyashankar (GDC SOC)" w:date="2018-08-01T06:54:00Z">
        <w:r>
          <w:rPr>
            <w:rFonts w:ascii="Arial" w:hAnsi="Arial"/>
          </w:rPr>
          <w:t>All fields like IP Address should be in valid format (xx.xx.xx.xx) or else it will throw an error.</w:t>
        </w:r>
      </w:ins>
    </w:p>
    <w:p w:rsidR="00950639" w:rsidRPr="00800580" w:rsidRDefault="00950639" w:rsidP="00800580">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Pr>
          <w:ins w:id="755" w:author="Giri, Vidyashankar (GDC SOC)" w:date="2018-08-01T06:44:00Z"/>
          <w:rFonts w:ascii="Arial" w:hAnsi="Arial"/>
          <w:rPrChange w:id="756" w:author="Giri, Vidyashankar (GDC SOC)" w:date="2018-08-01T06:55:00Z">
            <w:rPr>
              <w:ins w:id="757" w:author="Giri, Vidyashankar (GDC SOC)" w:date="2018-08-01T06:44:00Z"/>
              <w:rFonts w:ascii="Arial" w:hAnsi="Arial"/>
            </w:rPr>
          </w:rPrChange>
        </w:rPr>
        <w:pPrChange w:id="758" w:author="Giri, Vidyashankar (GDC SOC)" w:date="2018-08-01T06:55: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117CDD" w:rsidRPr="00117CDD" w:rsidRDefault="00800580">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59" w:author="Giri, Vidyashankar (GDC SOC)" w:date="2018-08-01T06:33:00Z"/>
          <w:rFonts w:ascii="Arial" w:hAnsi="Arial"/>
          <w:rPrChange w:id="760" w:author="Giri, Vidyashankar (GDC SOC)" w:date="2018-08-01T06:35:00Z">
            <w:rPr>
              <w:ins w:id="761" w:author="Giri, Vidyashankar (GDC SOC)" w:date="2018-08-01T06:33:00Z"/>
              <w:rFonts w:ascii="Arial" w:hAnsi="Arial"/>
              <w:b/>
            </w:rPr>
          </w:rPrChange>
        </w:rPr>
      </w:pPr>
      <w:ins w:id="762" w:author="Giri, Vidyashankar (GDC SOC)" w:date="2018-08-01T06:38:00Z">
        <w:r>
          <w:rPr>
            <w:rFonts w:ascii="Arial" w:hAnsi="Arial"/>
            <w:rPrChange w:id="763" w:author="Giri, Vidyashankar (GDC SOC)" w:date="2018-08-01T06:44:00Z">
              <w:rPr>
                <w:rFonts w:ascii="Arial" w:hAnsi="Arial"/>
              </w:rPr>
            </w:rPrChange>
          </w:rPr>
          <w:t xml:space="preserve">If </w:t>
        </w:r>
      </w:ins>
      <w:ins w:id="764" w:author="Giri, Vidyashankar (GDC SOC)" w:date="2018-08-01T06:55:00Z">
        <w:r>
          <w:rPr>
            <w:rFonts w:ascii="Arial" w:hAnsi="Arial"/>
          </w:rPr>
          <w:t>the</w:t>
        </w:r>
      </w:ins>
      <w:ins w:id="765" w:author="Giri, Vidyashankar (GDC SOC)" w:date="2018-08-01T06:38:00Z">
        <w:r>
          <w:rPr>
            <w:rFonts w:ascii="Arial" w:hAnsi="Arial"/>
            <w:rPrChange w:id="766" w:author="Giri, Vidyashankar (GDC SOC)" w:date="2018-08-01T06:44:00Z">
              <w:rPr>
                <w:rFonts w:ascii="Arial" w:hAnsi="Arial"/>
              </w:rPr>
            </w:rPrChange>
          </w:rPr>
          <w:t xml:space="preserve"> </w:t>
        </w:r>
      </w:ins>
      <w:ins w:id="767" w:author="Giri, Vidyashankar (GDC SOC)" w:date="2018-08-01T06:55:00Z">
        <w:r>
          <w:rPr>
            <w:rFonts w:ascii="Arial" w:hAnsi="Arial"/>
          </w:rPr>
          <w:t xml:space="preserve">file has passed all the above criteria then </w:t>
        </w:r>
      </w:ins>
      <w:ins w:id="768" w:author="Giri, Vidyashankar (GDC SOC)" w:date="2018-08-01T06:56:00Z">
        <w:r>
          <w:rPr>
            <w:rFonts w:ascii="Arial" w:hAnsi="Arial"/>
          </w:rPr>
          <w:t>it can be imported without any further errors/issues.</w:t>
        </w:r>
      </w:ins>
      <w:ins w:id="769" w:author="Giri, Vidyashankar (GDC SOC)" w:date="2018-08-01T06:57:00Z">
        <w:r>
          <w:rPr>
            <w:rFonts w:ascii="Arial" w:hAnsi="Arial"/>
          </w:rPr>
          <w:t xml:space="preserve"> </w:t>
        </w:r>
      </w:ins>
      <w:ins w:id="770" w:author="Giri, Vidyashankar (GDC SOC)" w:date="2018-08-01T06:56:00Z">
        <w:r>
          <w:rPr>
            <w:rFonts w:ascii="Arial" w:hAnsi="Arial"/>
          </w:rPr>
          <w:t>Following are</w:t>
        </w:r>
      </w:ins>
      <w:ins w:id="771" w:author="Giri, Vidyashankar (GDC SOC)" w:date="2018-08-01T06:57:00Z">
        <w:r>
          <w:rPr>
            <w:rFonts w:ascii="Arial" w:hAnsi="Arial"/>
          </w:rPr>
          <w:t xml:space="preserve"> steps to import CSV file to the Active list.</w:t>
        </w:r>
      </w:ins>
      <w:ins w:id="772" w:author="Giri, Vidyashankar (GDC SOC)" w:date="2018-08-01T06:56:00Z">
        <w:r>
          <w:rPr>
            <w:rFonts w:ascii="Arial" w:hAnsi="Arial"/>
          </w:rPr>
          <w:t xml:space="preserve"> </w:t>
        </w:r>
      </w:ins>
      <w:ins w:id="773" w:author="Giri, Vidyashankar (GDC SOC)" w:date="2018-08-01T06:38:00Z">
        <w:r>
          <w:rPr>
            <w:rFonts w:ascii="Arial" w:hAnsi="Arial"/>
            <w:rPrChange w:id="774" w:author="Giri, Vidyashankar (GDC SOC)" w:date="2018-08-01T06:44:00Z">
              <w:rPr>
                <w:rFonts w:ascii="Arial" w:hAnsi="Arial"/>
              </w:rPr>
            </w:rPrChange>
          </w:rPr>
          <w:t xml:space="preserve"> </w:t>
        </w:r>
      </w:ins>
    </w:p>
    <w:p w:rsidR="00117CDD" w:rsidRDefault="00117CD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75" w:author="Giri, Vidyashankar (GDC SOC)" w:date="2018-08-01T06:33:00Z"/>
          <w:rFonts w:ascii="Arial" w:hAnsi="Arial"/>
          <w:b/>
        </w:rPr>
      </w:pPr>
    </w:p>
    <w:p w:rsidR="00716E25" w:rsidRP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76" w:author="Giri, Vidyashankar (GDC SOC)" w:date="2018-07-23T06:17:00Z"/>
          <w:rFonts w:ascii="Arial" w:hAnsi="Arial"/>
        </w:rPr>
      </w:pPr>
      <w:ins w:id="777" w:author="Giri, Vidyashankar (GDC SOC)" w:date="2018-07-23T06:20:00Z">
        <w:r>
          <w:rPr>
            <w:rFonts w:ascii="Arial" w:hAnsi="Arial"/>
            <w:b/>
          </w:rPr>
          <w:t xml:space="preserve">Step1: </w:t>
        </w:r>
        <w:r>
          <w:rPr>
            <w:rFonts w:ascii="Arial" w:hAnsi="Arial"/>
          </w:rPr>
          <w:t>Go to the Active list.</w:t>
        </w:r>
      </w:ins>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78" w:author="Giri, Vidyashankar (GDC SOC)" w:date="2018-07-23T06:17:00Z"/>
          <w:rFonts w:ascii="Arial" w:hAnsi="Arial"/>
        </w:rPr>
        <w:pPrChange w:id="779"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80" w:author="Giri, Vidyashankar (GDC SOC)" w:date="2018-07-23T06:08:00Z"/>
          <w:rFonts w:ascii="Arial" w:hAnsi="Arial"/>
        </w:rPr>
        <w:pPrChange w:id="781"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82" w:author="Giri, Vidyashankar (GDC SOC)" w:date="2018-07-23T05:27:00Z">
        <w:r>
          <w:rPr>
            <w:noProof/>
            <w:lang w:val="en-GB" w:eastAsia="en-GB"/>
          </w:rPr>
          <w:lastRenderedPageBreak/>
          <w:drawing>
            <wp:inline distT="0" distB="0" distL="0" distR="0" wp14:anchorId="3B511D38" wp14:editId="31DAB5E0">
              <wp:extent cx="2697480" cy="317992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099" cy="3186552"/>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83" w:author="Giri, Vidyashankar (GDC SOC)" w:date="2018-07-23T05:28:00Z"/>
          <w:rFonts w:ascii="Arial" w:hAnsi="Arial"/>
          <w:b/>
          <w:rPrChange w:id="784" w:author="Giri, Vidyashankar (GDC SOC)" w:date="2018-07-23T06:08:00Z">
            <w:rPr>
              <w:ins w:id="785" w:author="Giri, Vidyashankar (GDC SOC)" w:date="2018-07-23T05:28:00Z"/>
              <w:rFonts w:ascii="Arial" w:hAnsi="Arial"/>
            </w:rPr>
          </w:rPrChange>
        </w:rPr>
        <w:pPrChange w:id="786"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87" w:author="Giri, Vidyashankar (GDC SOC)" w:date="2018-07-23T06:08:00Z">
        <w:r>
          <w:rPr>
            <w:rFonts w:ascii="Arial" w:hAnsi="Arial"/>
            <w:b/>
          </w:rPr>
          <w:t>Fig: ArcOSI IP’s Active list</w:t>
        </w:r>
      </w:ins>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88" w:author="Giri, Vidyashankar (GDC SOC)" w:date="2018-07-23T05:28: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89" w:author="Giri, Vidyashankar (GDC SOC)" w:date="2018-07-23T05:28:00Z"/>
          <w:rFonts w:ascii="Arial" w:hAnsi="Arial"/>
        </w:rPr>
      </w:pPr>
    </w:p>
    <w:p w:rsidR="00AA59FF"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0" w:author="Giri, Vidyashankar (GDC SOC)" w:date="2018-07-23T05:29:00Z"/>
          <w:rFonts w:ascii="Arial" w:hAnsi="Arial"/>
        </w:rPr>
      </w:pPr>
      <w:ins w:id="791" w:author="Giri, Vidyashankar (GDC SOC)" w:date="2018-07-23T06:20:00Z">
        <w:r>
          <w:rPr>
            <w:rFonts w:ascii="Arial" w:hAnsi="Arial"/>
            <w:b/>
          </w:rPr>
          <w:t xml:space="preserve">Step2: </w:t>
        </w:r>
      </w:ins>
      <w:ins w:id="792" w:author="Giri, Vidyashankar (GDC SOC)" w:date="2018-07-23T05:28:00Z">
        <w:r w:rsidR="00AA59FF">
          <w:rPr>
            <w:rFonts w:ascii="Arial" w:hAnsi="Arial"/>
          </w:rPr>
          <w:t>Right click on the Active list and import the Saved .csv file</w:t>
        </w:r>
      </w:ins>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3" w:author="Giri, Vidyashankar (GDC SOC)" w:date="2018-07-23T05:29: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4" w:author="Giri, Vidyashankar (GDC SOC)" w:date="2018-07-23T06:08:00Z"/>
          <w:rFonts w:ascii="Arial" w:hAnsi="Arial"/>
        </w:rPr>
      </w:pPr>
      <w:ins w:id="795" w:author="Giri, Vidyashankar (GDC SOC)" w:date="2018-07-23T05:29:00Z">
        <w:r>
          <w:rPr>
            <w:noProof/>
            <w:lang w:val="en-GB" w:eastAsia="en-GB"/>
          </w:rPr>
          <w:drawing>
            <wp:inline distT="0" distB="0" distL="0" distR="0" wp14:anchorId="44527ED5" wp14:editId="57B4FC06">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600450"/>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96" w:author="Giri, Vidyashankar (GDC SOC)" w:date="2018-07-23T05:28:00Z"/>
          <w:rFonts w:ascii="Arial" w:hAnsi="Arial"/>
          <w:b/>
          <w:rPrChange w:id="797" w:author="Giri, Vidyashankar (GDC SOC)" w:date="2018-07-23T06:08:00Z">
            <w:rPr>
              <w:ins w:id="798" w:author="Giri, Vidyashankar (GDC SOC)" w:date="2018-07-23T05:28:00Z"/>
              <w:rFonts w:ascii="Arial" w:hAnsi="Arial"/>
            </w:rPr>
          </w:rPrChange>
        </w:rPr>
        <w:pPrChange w:id="799"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00" w:author="Giri, Vidyashankar (GDC SOC)" w:date="2018-07-23T06:08:00Z">
        <w:r>
          <w:rPr>
            <w:rFonts w:ascii="Arial" w:hAnsi="Arial"/>
            <w:b/>
          </w:rPr>
          <w:t>Fig:</w:t>
        </w:r>
      </w:ins>
      <w:ins w:id="801" w:author="Giri, Vidyashankar (GDC SOC)" w:date="2018-07-23T06:09:00Z">
        <w:r>
          <w:rPr>
            <w:rFonts w:ascii="Arial" w:hAnsi="Arial"/>
            <w:b/>
          </w:rPr>
          <w:t xml:space="preserve"> </w:t>
        </w:r>
      </w:ins>
      <w:ins w:id="802" w:author="Giri, Vidyashankar (GDC SOC)" w:date="2018-07-23T06:08:00Z">
        <w:r>
          <w:rPr>
            <w:rFonts w:ascii="Arial" w:hAnsi="Arial"/>
            <w:b/>
          </w:rPr>
          <w:t>Importing CSV File to Active list.</w:t>
        </w:r>
      </w:ins>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03" w:author="Giri, Vidyashankar (GDC SOC)" w:date="2018-07-23T05:28: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04" w:author="Giri, Vidyashankar (GDC SOC)" w:date="2018-07-23T05:28: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05" w:author="Giri, Vidyashankar (GDC SOC)" w:date="2018-07-23T05:28:00Z"/>
          <w:rFonts w:ascii="Arial" w:hAnsi="Arial"/>
        </w:rPr>
      </w:pPr>
    </w:p>
    <w:p w:rsidR="0002312E"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06" w:author="Giri, Vidyashankar (GDC SOC)" w:date="2018-07-23T05:39:00Z"/>
          <w:rFonts w:ascii="Arial" w:hAnsi="Arial"/>
        </w:rPr>
      </w:pPr>
      <w:ins w:id="807" w:author="Giri, Vidyashankar (GDC SOC)" w:date="2018-07-23T05:30:00Z">
        <w:r>
          <w:rPr>
            <w:rFonts w:ascii="Arial" w:hAnsi="Arial"/>
          </w:rPr>
          <w:t>Now we have the updated Active list of blacklisted IP</w:t>
        </w:r>
      </w:ins>
      <w:ins w:id="808" w:author="Giri, Vidyashankar (GDC SOC)" w:date="2018-07-23T05:31:00Z">
        <w:r>
          <w:rPr>
            <w:rFonts w:ascii="Arial" w:hAnsi="Arial"/>
          </w:rPr>
          <w:t>’s</w:t>
        </w:r>
      </w:ins>
      <w:ins w:id="809" w:author="Giri, Vidyashankar (GDC SOC)" w:date="2018-07-23T05:30:00Z">
        <w:r>
          <w:rPr>
            <w:rFonts w:ascii="Arial" w:hAnsi="Arial"/>
          </w:rPr>
          <w:t>.</w:t>
        </w:r>
      </w:ins>
    </w:p>
    <w:p w:rsidR="00B77CBD" w:rsidRDefault="00B77CB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10" w:author="Giri, Vidyashankar (GDC SOC)" w:date="2018-07-23T05:34:00Z"/>
          <w:rFonts w:ascii="Arial" w:hAnsi="Arial"/>
        </w:rPr>
      </w:pPr>
    </w:p>
    <w:p w:rsidR="0002312E" w:rsidRDefault="00B77CB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11" w:author="Giri, Vidyashankar (GDC SOC)" w:date="2018-07-23T06:09:00Z"/>
          <w:rFonts w:ascii="Arial" w:hAnsi="Arial"/>
        </w:rPr>
      </w:pPr>
      <w:ins w:id="812" w:author="Giri, Vidyashankar (GDC SOC)" w:date="2018-07-23T05:39:00Z">
        <w:r>
          <w:rPr>
            <w:noProof/>
            <w:lang w:val="en-GB" w:eastAsia="en-GB"/>
          </w:rPr>
          <w:lastRenderedPageBreak/>
          <w:drawing>
            <wp:inline distT="0" distB="0" distL="0" distR="0" wp14:anchorId="100F813A" wp14:editId="04F1F3A2">
              <wp:extent cx="6714309" cy="3507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3365" cy="3512205"/>
                      </a:xfrm>
                      <a:prstGeom prst="rect">
                        <a:avLst/>
                      </a:prstGeom>
                    </pic:spPr>
                  </pic:pic>
                </a:graphicData>
              </a:graphic>
            </wp:inline>
          </w:drawing>
        </w:r>
      </w:ins>
    </w:p>
    <w:p w:rsidR="002469B3" w:rsidRP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813" w:author="Giri, Vidyashankar (GDC SOC)" w:date="2018-07-23T05:34:00Z"/>
          <w:rFonts w:ascii="Arial" w:hAnsi="Arial"/>
          <w:b/>
          <w:rPrChange w:id="814" w:author="Giri, Vidyashankar (GDC SOC)" w:date="2018-07-23T06:09:00Z">
            <w:rPr>
              <w:ins w:id="815" w:author="Giri, Vidyashankar (GDC SOC)" w:date="2018-07-23T05:34:00Z"/>
              <w:rFonts w:ascii="Arial" w:hAnsi="Arial"/>
            </w:rPr>
          </w:rPrChange>
        </w:rPr>
        <w:pPrChange w:id="816" w:author="Giri, Vidyashankar (GDC SOC)" w:date="2018-07-23T06:09: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17" w:author="Giri, Vidyashankar (GDC SOC)" w:date="2018-07-23T06:09:00Z">
        <w:r>
          <w:rPr>
            <w:rFonts w:ascii="Arial" w:hAnsi="Arial"/>
            <w:b/>
          </w:rPr>
          <w:t>Fig: Populated Active list.</w:t>
        </w:r>
      </w:ins>
    </w:p>
    <w:p w:rsidR="00AA59FF" w:rsidRDefault="0002312E">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18" w:author="Giri, Vidyashankar (GDC SOC)" w:date="2018-07-23T05:31:00Z"/>
          <w:rFonts w:ascii="Arial" w:hAnsi="Arial"/>
        </w:rPr>
      </w:pPr>
      <w:ins w:id="819" w:author="Giri, Vidyashankar (GDC SOC)" w:date="2018-07-23T05:34:00Z">
        <w:r>
          <w:rPr>
            <w:rFonts w:ascii="Arial" w:hAnsi="Arial"/>
          </w:rPr>
          <w:t xml:space="preserve"> </w:t>
        </w:r>
      </w:ins>
    </w:p>
    <w:p w:rsidR="00AA59FF"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20" w:author="Giri, Vidyashankar (GDC SOC)" w:date="2018-07-23T05:45:00Z"/>
          <w:rFonts w:ascii="Arial" w:hAnsi="Arial"/>
        </w:rPr>
      </w:pPr>
      <w:ins w:id="821" w:author="Giri, Vidyashankar (GDC SOC)" w:date="2018-07-23T05:44:00Z">
        <w:r>
          <w:rPr>
            <w:rFonts w:ascii="Arial" w:hAnsi="Arial"/>
          </w:rPr>
          <w:t xml:space="preserve">This Active list has been included in the rule which </w:t>
        </w:r>
      </w:ins>
      <w:ins w:id="822" w:author="Giri, Vidyashankar (GDC SOC)" w:date="2018-07-23T05:45:00Z">
        <w:r>
          <w:rPr>
            <w:rFonts w:ascii="Arial" w:hAnsi="Arial"/>
          </w:rPr>
          <w:t>detects</w:t>
        </w:r>
      </w:ins>
      <w:ins w:id="823" w:author="Giri, Vidyashankar (GDC SOC)" w:date="2018-07-23T05:44:00Z">
        <w:r>
          <w:rPr>
            <w:rFonts w:ascii="Arial" w:hAnsi="Arial"/>
          </w:rPr>
          <w:t xml:space="preserve"> when a system reach</w:t>
        </w:r>
      </w:ins>
      <w:ins w:id="824" w:author="Giri, Vidyashankar (GDC SOC)" w:date="2018-07-23T05:45:00Z">
        <w:r>
          <w:rPr>
            <w:rFonts w:ascii="Arial" w:hAnsi="Arial"/>
          </w:rPr>
          <w:t xml:space="preserve"> </w:t>
        </w:r>
      </w:ins>
      <w:ins w:id="825" w:author="Giri, Vidyashankar (GDC SOC)" w:date="2018-07-23T05:44:00Z">
        <w:r>
          <w:rPr>
            <w:rFonts w:ascii="Arial" w:hAnsi="Arial"/>
          </w:rPr>
          <w:t xml:space="preserve">out </w:t>
        </w:r>
      </w:ins>
      <w:ins w:id="826" w:author="Giri, Vidyashankar (GDC SOC)" w:date="2018-07-23T05:45:00Z">
        <w:r>
          <w:rPr>
            <w:rFonts w:ascii="Arial" w:hAnsi="Arial"/>
          </w:rPr>
          <w:t>to blacklisted IP that is present in the list.</w:t>
        </w:r>
      </w:ins>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27" w:author="Giri, Vidyashankar (GDC SOC)" w:date="2018-07-23T05:46:00Z"/>
          <w:rFonts w:ascii="Arial" w:hAnsi="Arial"/>
        </w:rPr>
      </w:pPr>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28" w:author="Giri, Vidyashankar (GDC SOC)" w:date="2018-07-23T05:31:00Z"/>
          <w:rFonts w:ascii="Arial" w:hAnsi="Arial"/>
        </w:rPr>
      </w:pPr>
      <w:ins w:id="829" w:author="Giri, Vidyashankar (GDC SOC)" w:date="2018-07-23T05:47:00Z">
        <w:r>
          <w:rPr>
            <w:noProof/>
            <w:lang w:val="en-GB" w:eastAsia="en-GB"/>
          </w:rPr>
          <w:drawing>
            <wp:inline distT="0" distB="0" distL="0" distR="0" wp14:anchorId="4C43C39B" wp14:editId="72711FD3">
              <wp:extent cx="7263382" cy="307757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75991" cy="3082913"/>
                      </a:xfrm>
                      <a:prstGeom prst="rect">
                        <a:avLst/>
                      </a:prstGeom>
                    </pic:spPr>
                  </pic:pic>
                </a:graphicData>
              </a:graphic>
            </wp:inline>
          </w:drawing>
        </w:r>
      </w:ins>
    </w:p>
    <w:p w:rsidR="002469B3" w:rsidRPr="00B302C4"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830" w:author="Giri, Vidyashankar (GDC SOC)" w:date="2018-07-23T06:10:00Z"/>
          <w:rFonts w:ascii="Arial" w:hAnsi="Arial"/>
          <w:b/>
        </w:rPr>
      </w:pPr>
      <w:ins w:id="831" w:author="Giri, Vidyashankar (GDC SOC)" w:date="2018-07-23T06:10:00Z">
        <w:r>
          <w:rPr>
            <w:rFonts w:ascii="Arial" w:hAnsi="Arial"/>
            <w:b/>
          </w:rPr>
          <w:t>Fig: Graph view of Activelist ArcOSI IP’s.</w:t>
        </w:r>
      </w:ins>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832" w:author="Giri, Vidyashankar (GDC SOC)" w:date="2018-07-23T05:28:00Z"/>
          <w:rFonts w:ascii="Arial" w:hAnsi="Arial"/>
        </w:rPr>
        <w:pPrChange w:id="833" w:author="Giri, Vidyashankar (GDC SOC)" w:date="2018-07-23T06:1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34"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35"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36"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37"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38" w:author="Giri, Vidyashankar (GDC SOC)" w:date="2018-07-23T06:23:00Z"/>
          <w:rFonts w:ascii="Arial" w:hAnsi="Arial"/>
          <w:b/>
          <w:sz w:val="22"/>
          <w:szCs w:val="22"/>
        </w:rPr>
      </w:pPr>
    </w:p>
    <w:p w:rsidR="00AA59FF" w:rsidRDefault="00950639">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39" w:author="Giri, Vidyashankar (GDC SOC)" w:date="2018-07-23T05:48:00Z"/>
          <w:rFonts w:ascii="Arial" w:hAnsi="Arial"/>
        </w:rPr>
      </w:pPr>
      <w:ins w:id="840" w:author="Giri, Vidyashankar (GDC SOC)" w:date="2018-07-23T06:22:00Z">
        <w:r>
          <w:rPr>
            <w:rFonts w:ascii="Arial" w:hAnsi="Arial"/>
            <w:b/>
            <w:sz w:val="22"/>
            <w:szCs w:val="22"/>
            <w:rPrChange w:id="841" w:author="Giri, Vidyashankar (GDC SOC)" w:date="2018-07-23T06:22:00Z">
              <w:rPr>
                <w:rFonts w:ascii="Arial" w:hAnsi="Arial"/>
                <w:b/>
                <w:sz w:val="22"/>
                <w:szCs w:val="22"/>
              </w:rPr>
            </w:rPrChange>
          </w:rPr>
          <w:t xml:space="preserve">3.2 </w:t>
        </w:r>
      </w:ins>
      <w:ins w:id="842" w:author="Giri, Vidyashankar (GDC SOC)" w:date="2018-07-23T05:48:00Z">
        <w:r w:rsidR="0073600A" w:rsidRPr="00716E25">
          <w:rPr>
            <w:rFonts w:ascii="Arial" w:hAnsi="Arial"/>
            <w:b/>
            <w:sz w:val="22"/>
            <w:szCs w:val="22"/>
            <w:rPrChange w:id="843" w:author="Giri, Vidyashankar (GDC SOC)" w:date="2018-07-23T06:22:00Z">
              <w:rPr>
                <w:rFonts w:ascii="Arial" w:hAnsi="Arial"/>
              </w:rPr>
            </w:rPrChange>
          </w:rPr>
          <w:t>Advantages and Disadvantages</w:t>
        </w:r>
        <w:r w:rsidR="0073600A">
          <w:rPr>
            <w:rFonts w:ascii="Arial" w:hAnsi="Arial"/>
          </w:rPr>
          <w:t>.</w:t>
        </w:r>
      </w:ins>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44" w:author="Giri, Vidyashankar (GDC SOC)" w:date="2018-07-23T05:48:00Z"/>
          <w:rFonts w:ascii="Arial" w:hAnsi="Arial"/>
        </w:rPr>
      </w:pPr>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45" w:author="Giri, Vidyashankar (GDC SOC)" w:date="2018-07-23T05:48:00Z"/>
          <w:rFonts w:ascii="Arial" w:hAnsi="Arial"/>
        </w:rPr>
      </w:pPr>
    </w:p>
    <w:p w:rsidR="0073600A" w:rsidRPr="00716E25"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46" w:author="Giri, Vidyashankar (GDC SOC)" w:date="2018-07-23T05:48:00Z"/>
          <w:rFonts w:ascii="Arial" w:hAnsi="Arial"/>
          <w:b/>
          <w:sz w:val="22"/>
          <w:szCs w:val="22"/>
          <w:rPrChange w:id="847" w:author="Giri, Vidyashankar (GDC SOC)" w:date="2018-07-23T06:22:00Z">
            <w:rPr>
              <w:ins w:id="848" w:author="Giri, Vidyashankar (GDC SOC)" w:date="2018-07-23T05:48:00Z"/>
              <w:rFonts w:ascii="Arial" w:hAnsi="Arial"/>
            </w:rPr>
          </w:rPrChange>
        </w:rPr>
      </w:pPr>
      <w:ins w:id="849" w:author="Giri, Vidyashankar (GDC SOC)" w:date="2018-07-23T05:48:00Z">
        <w:r w:rsidRPr="00716E25">
          <w:rPr>
            <w:rFonts w:ascii="Arial" w:hAnsi="Arial"/>
            <w:b/>
            <w:sz w:val="22"/>
            <w:szCs w:val="22"/>
            <w:rPrChange w:id="850" w:author="Giri, Vidyashankar (GDC SOC)" w:date="2018-07-23T06:22:00Z">
              <w:rPr>
                <w:rFonts w:ascii="Arial" w:hAnsi="Arial"/>
              </w:rPr>
            </w:rPrChange>
          </w:rPr>
          <w:t>Advantages:</w:t>
        </w:r>
      </w:ins>
    </w:p>
    <w:p w:rsidR="0073600A" w:rsidRDefault="0073600A">
      <w:pPr>
        <w:pStyle w:val="Body"/>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51" w:author="Giri, Vidyashankar (GDC SOC)" w:date="2018-07-23T05:49:00Z"/>
          <w:rFonts w:ascii="Arial" w:hAnsi="Arial"/>
        </w:rPr>
        <w:pPrChange w:id="852" w:author="Giri, Vidyashankar (GDC SOC)" w:date="2018-07-23T05:4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53" w:author="Giri, Vidyashankar (GDC SOC)" w:date="2018-07-23T05:48:00Z">
        <w:r>
          <w:rPr>
            <w:rFonts w:ascii="Arial" w:hAnsi="Arial"/>
          </w:rPr>
          <w:t xml:space="preserve">Provides the mechanism to detect the system reaching out to </w:t>
        </w:r>
      </w:ins>
      <w:ins w:id="854" w:author="Giri, Vidyashankar (GDC SOC)" w:date="2018-07-23T05:49:00Z">
        <w:r>
          <w:rPr>
            <w:rFonts w:ascii="Arial" w:hAnsi="Arial"/>
          </w:rPr>
          <w:t>the</w:t>
        </w:r>
      </w:ins>
      <w:ins w:id="855" w:author="Giri, Vidyashankar (GDC SOC)" w:date="2018-07-23T05:48:00Z">
        <w:r>
          <w:rPr>
            <w:rFonts w:ascii="Arial" w:hAnsi="Arial"/>
          </w:rPr>
          <w:t xml:space="preserve"> </w:t>
        </w:r>
      </w:ins>
      <w:ins w:id="856" w:author="Giri, Vidyashankar (GDC SOC)" w:date="2018-07-23T05:49:00Z">
        <w:r>
          <w:rPr>
            <w:rFonts w:ascii="Arial" w:hAnsi="Arial"/>
          </w:rPr>
          <w:t>blacklisted IP’s.</w:t>
        </w:r>
      </w:ins>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57" w:author="Giri, Vidyashankar (GDC SOC)" w:date="2018-07-23T05:50:00Z"/>
          <w:rFonts w:ascii="Arial" w:hAnsi="Arial"/>
        </w:rPr>
      </w:pPr>
    </w:p>
    <w:p w:rsidR="0073600A" w:rsidRPr="00716E25"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58" w:author="Giri, Vidyashankar (GDC SOC)" w:date="2018-07-23T05:50:00Z"/>
          <w:rFonts w:ascii="Arial" w:hAnsi="Arial"/>
          <w:b/>
          <w:sz w:val="22"/>
          <w:szCs w:val="22"/>
          <w:rPrChange w:id="859" w:author="Giri, Vidyashankar (GDC SOC)" w:date="2018-07-23T06:23:00Z">
            <w:rPr>
              <w:ins w:id="860" w:author="Giri, Vidyashankar (GDC SOC)" w:date="2018-07-23T05:50:00Z"/>
              <w:rFonts w:ascii="Arial" w:hAnsi="Arial"/>
            </w:rPr>
          </w:rPrChange>
        </w:rPr>
      </w:pPr>
      <w:ins w:id="861" w:author="Giri, Vidyashankar (GDC SOC)" w:date="2018-07-23T05:50:00Z">
        <w:r w:rsidRPr="00716E25">
          <w:rPr>
            <w:rFonts w:ascii="Arial" w:hAnsi="Arial"/>
            <w:b/>
            <w:sz w:val="22"/>
            <w:szCs w:val="22"/>
            <w:rPrChange w:id="862" w:author="Giri, Vidyashankar (GDC SOC)" w:date="2018-07-23T06:23:00Z">
              <w:rPr>
                <w:rFonts w:ascii="Arial" w:hAnsi="Arial"/>
              </w:rPr>
            </w:rPrChange>
          </w:rPr>
          <w:t>Disadvantages:</w:t>
        </w:r>
      </w:ins>
    </w:p>
    <w:p w:rsidR="0073600A" w:rsidRDefault="0073600A">
      <w:pPr>
        <w:pStyle w:val="Body"/>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63" w:author="Giri, Vidyashankar (GDC SOC)" w:date="2018-07-23T05:50:00Z"/>
          <w:rFonts w:ascii="Arial" w:hAnsi="Arial"/>
        </w:rPr>
        <w:pPrChange w:id="864" w:author="Giri, Vidyashankar (GDC SOC)" w:date="2018-07-23T05:5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65" w:author="Giri, Vidyashankar (GDC SOC)" w:date="2018-07-23T05:50:00Z">
        <w:r>
          <w:rPr>
            <w:rFonts w:ascii="Arial" w:hAnsi="Arial"/>
          </w:rPr>
          <w:t>Consumes time to download, consolidate and update the Active list.</w:t>
        </w:r>
      </w:ins>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66" w:author="Giri, Vidyashankar (GDC SOC)" w:date="2018-07-23T05:51:00Z"/>
          <w:rFonts w:ascii="Arial" w:hAnsi="Arial"/>
        </w:rPr>
      </w:pPr>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Pr>
          <w:ins w:id="867" w:author="Giri, Vidyashankar (GDC SOC)" w:date="2018-07-23T05:02:00Z"/>
          <w:rFonts w:ascii="Arial" w:hAnsi="Arial"/>
        </w:rPr>
        <w:pPrChange w:id="868" w:author="Giri, Vidyashankar (GDC SOC)" w:date="2018-07-23T05:5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69" w:author="Giri, Vidyashankar (GDC SOC)" w:date="2018-07-23T05:51:00Z">
        <w:r>
          <w:rPr>
            <w:rFonts w:ascii="Arial" w:hAnsi="Arial"/>
          </w:rPr>
          <w:t>To overcome the Disadvantage we need to go for Automated way to populate the Active list.</w:t>
        </w:r>
      </w:ins>
    </w:p>
    <w:p w:rsidR="000A7CFA" w:rsidDel="00B37AFD"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70" w:author="Steward, Rashaad (ArcSight Inc.)" w:date="2018-03-23T12:56:00Z"/>
          <w:del w:id="871" w:author="Giri, Vidyashankar (GDC SOC)" w:date="2018-07-23T05:02:00Z"/>
          <w:rFonts w:ascii="Arial" w:hAnsi="Arial"/>
        </w:rPr>
      </w:pPr>
      <w:del w:id="872" w:author="Giri, Vidyashankar (GDC SOC)" w:date="2018-07-23T05:02:00Z">
        <w:r w:rsidDel="00B37AFD">
          <w:rPr>
            <w:rFonts w:ascii="Arial" w:hAnsi="Arial"/>
          </w:rPr>
          <w:delText>Micro Focus recommends that the CHM Manager application is installed on a dedicated physical server or virtual machine</w:delText>
        </w:r>
      </w:del>
      <w:ins w:id="873" w:author="Steward, Rashaad (ArcSight Inc.)" w:date="2018-03-23T12:54:00Z">
        <w:del w:id="874" w:author="Giri, Vidyashankar (GDC SOC)" w:date="2018-07-23T05:02:00Z">
          <w:r w:rsidR="00B2106D" w:rsidDel="00B37AFD">
            <w:rPr>
              <w:rFonts w:ascii="Arial" w:hAnsi="Arial"/>
            </w:rPr>
            <w:delText xml:space="preserve"> and meets the minimum system requirements</w:delText>
          </w:r>
        </w:del>
      </w:ins>
      <w:ins w:id="875" w:author="Steward, Rashaad (ArcSight Inc.)" w:date="2018-03-23T12:55:00Z">
        <w:del w:id="876" w:author="Giri, Vidyashankar (GDC SOC)" w:date="2018-07-23T05:02:00Z">
          <w:r w:rsidR="00B2106D" w:rsidDel="00B37AFD">
            <w:rPr>
              <w:rFonts w:ascii="Arial" w:hAnsi="Arial"/>
            </w:rPr>
            <w:delText xml:space="preserve"> and listening ports</w:delText>
          </w:r>
        </w:del>
      </w:ins>
      <w:ins w:id="877" w:author="Steward, Rashaad (ArcSight Inc.)" w:date="2018-03-23T12:54:00Z">
        <w:del w:id="878" w:author="Giri, Vidyashankar (GDC SOC)" w:date="2018-07-23T05:02:00Z">
          <w:r w:rsidR="00B2106D" w:rsidDel="00B37AFD">
            <w:rPr>
              <w:rFonts w:ascii="Arial" w:hAnsi="Arial"/>
            </w:rPr>
            <w:delText xml:space="preserve"> specified in Figure 1</w:delText>
          </w:r>
        </w:del>
      </w:ins>
      <w:ins w:id="879" w:author="Steward, Rashaad (ArcSight Inc.)" w:date="2018-03-23T12:55:00Z">
        <w:del w:id="880" w:author="Giri, Vidyashankar (GDC SOC)" w:date="2018-07-23T05:02:00Z">
          <w:r w:rsidR="00B2106D" w:rsidDel="00B37AFD">
            <w:rPr>
              <w:rFonts w:ascii="Arial" w:hAnsi="Arial"/>
            </w:rPr>
            <w:delText xml:space="preserve"> and 2 respectively</w:delText>
          </w:r>
        </w:del>
      </w:ins>
      <w:del w:id="881" w:author="Giri, Vidyashankar (GDC SOC)" w:date="2018-07-23T05:02:00Z">
        <w:r w:rsidDel="00B37AFD">
          <w:rPr>
            <w:rFonts w:ascii="Arial" w:hAnsi="Arial"/>
          </w:rPr>
          <w:delText>.</w:delText>
        </w:r>
      </w:del>
    </w:p>
    <w:p w:rsidR="00F40ED0" w:rsidDel="0073600A" w:rsidRDefault="00F40ED0">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82" w:author="Giri, Vidyashankar (GDC SOC)" w:date="2018-07-23T05:52:00Z"/>
          <w:rFonts w:ascii="Arial" w:eastAsia="Arial" w:hAnsi="Arial" w:cs="Arial"/>
        </w:rPr>
      </w:pPr>
    </w:p>
    <w:tbl>
      <w:tblPr>
        <w:tblW w:w="476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8EC"/>
        <w:tblLayout w:type="fixed"/>
        <w:tblLook w:val="04A0" w:firstRow="1" w:lastRow="0" w:firstColumn="1" w:lastColumn="0" w:noHBand="0" w:noVBand="1"/>
        <w:tblPrChange w:id="883" w:author="Steward, Rashaad (ArcSight Inc.)" w:date="2018-03-23T11:23:00Z">
          <w:tblPr>
            <w:tblW w:w="464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8EC"/>
            <w:tblLayout w:type="fixed"/>
            <w:tblLook w:val="04A0" w:firstRow="1" w:lastRow="0" w:firstColumn="1" w:lastColumn="0" w:noHBand="0" w:noVBand="1"/>
          </w:tblPr>
        </w:tblPrChange>
      </w:tblPr>
      <w:tblGrid>
        <w:gridCol w:w="2442"/>
        <w:gridCol w:w="2324"/>
        <w:tblGridChange w:id="884">
          <w:tblGrid>
            <w:gridCol w:w="2324"/>
            <w:gridCol w:w="2324"/>
          </w:tblGrid>
        </w:tblGridChange>
      </w:tblGrid>
      <w:tr w:rsidR="000A7CFA" w:rsidDel="0073600A" w:rsidTr="00F4001D">
        <w:trPr>
          <w:trHeight w:val="241"/>
          <w:del w:id="885" w:author="Giri, Vidyashankar (GDC SOC)" w:date="2018-07-23T05:52:00Z"/>
          <w:trPrChange w:id="886"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887"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88" w:author="Giri, Vidyashankar (GDC SOC)" w:date="2018-07-23T05:52:00Z"/>
              </w:rPr>
              <w:pPrChange w:id="889" w:author="Giri, Vidyashankar (GDC SOC)" w:date="2018-07-23T05:52:00Z">
                <w:pPr>
                  <w:tabs>
                    <w:tab w:val="left" w:pos="1440"/>
                  </w:tabs>
                  <w:suppressAutoHyphens/>
                  <w:outlineLvl w:val="0"/>
                </w:pPr>
              </w:pPrChange>
            </w:pPr>
            <w:del w:id="890" w:author="Giri, Vidyashankar (GDC SOC)" w:date="2018-07-23T05:52:00Z">
              <w:r w:rsidDel="0073600A">
                <w:rPr>
                  <w:rFonts w:cs="Arial Unicode MS"/>
                  <w:b/>
                  <w:bCs/>
                  <w:color w:val="FFFFFF"/>
                </w:rPr>
                <w:delText>CPU</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891"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92" w:author="Giri, Vidyashankar (GDC SOC)" w:date="2018-07-23T05:52:00Z"/>
              </w:rPr>
              <w:pPrChange w:id="893" w:author="Giri, Vidyashankar (GDC SOC)" w:date="2018-07-23T05:52:00Z">
                <w:pPr>
                  <w:tabs>
                    <w:tab w:val="left" w:pos="1440"/>
                  </w:tabs>
                  <w:suppressAutoHyphens/>
                  <w:outlineLvl w:val="0"/>
                </w:pPr>
              </w:pPrChange>
            </w:pPr>
            <w:del w:id="894" w:author="Giri, Vidyashankar (GDC SOC)" w:date="2018-07-23T05:52:00Z">
              <w:r w:rsidDel="0073600A">
                <w:rPr>
                  <w:rFonts w:cs="Arial Unicode MS"/>
                  <w:color w:val="2F5284"/>
                </w:rPr>
                <w:delText>2x CPU Cores (x64)</w:delText>
              </w:r>
            </w:del>
          </w:p>
        </w:tc>
      </w:tr>
      <w:tr w:rsidR="000A7CFA" w:rsidDel="0073600A" w:rsidTr="00F4001D">
        <w:trPr>
          <w:trHeight w:val="241"/>
          <w:del w:id="895" w:author="Giri, Vidyashankar (GDC SOC)" w:date="2018-07-23T05:52:00Z"/>
          <w:trPrChange w:id="896"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897"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98" w:author="Giri, Vidyashankar (GDC SOC)" w:date="2018-07-23T05:52:00Z"/>
              </w:rPr>
              <w:pPrChange w:id="899" w:author="Giri, Vidyashankar (GDC SOC)" w:date="2018-07-23T05:52:00Z">
                <w:pPr>
                  <w:tabs>
                    <w:tab w:val="left" w:pos="1440"/>
                  </w:tabs>
                  <w:suppressAutoHyphens/>
                  <w:outlineLvl w:val="0"/>
                </w:pPr>
              </w:pPrChange>
            </w:pPr>
            <w:del w:id="900" w:author="Giri, Vidyashankar (GDC SOC)" w:date="2018-07-23T05:52:00Z">
              <w:r w:rsidDel="0073600A">
                <w:rPr>
                  <w:rFonts w:cs="Arial Unicode MS"/>
                  <w:b/>
                  <w:bCs/>
                  <w:color w:val="FFFFFF"/>
                </w:rPr>
                <w:delText>Memory</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01"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02" w:author="Giri, Vidyashankar (GDC SOC)" w:date="2018-07-23T05:52:00Z"/>
              </w:rPr>
              <w:pPrChange w:id="903" w:author="Giri, Vidyashankar (GDC SOC)" w:date="2018-07-23T05:52:00Z">
                <w:pPr>
                  <w:tabs>
                    <w:tab w:val="left" w:pos="1440"/>
                  </w:tabs>
                  <w:suppressAutoHyphens/>
                  <w:outlineLvl w:val="0"/>
                </w:pPr>
              </w:pPrChange>
            </w:pPr>
            <w:del w:id="904" w:author="Giri, Vidyashankar (GDC SOC)" w:date="2018-07-23T05:52:00Z">
              <w:r w:rsidDel="0073600A">
                <w:rPr>
                  <w:rFonts w:cs="Arial Unicode MS"/>
                  <w:color w:val="2F5284"/>
                </w:rPr>
                <w:delText>4GB RAM</w:delText>
              </w:r>
            </w:del>
          </w:p>
        </w:tc>
      </w:tr>
      <w:tr w:rsidR="000A7CFA" w:rsidDel="0073600A" w:rsidTr="00F4001D">
        <w:trPr>
          <w:trHeight w:val="241"/>
          <w:del w:id="905" w:author="Giri, Vidyashankar (GDC SOC)" w:date="2018-07-23T05:52:00Z"/>
          <w:trPrChange w:id="906"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07"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08" w:author="Giri, Vidyashankar (GDC SOC)" w:date="2018-07-23T05:52:00Z"/>
              </w:rPr>
              <w:pPrChange w:id="909" w:author="Giri, Vidyashankar (GDC SOC)" w:date="2018-07-23T05:52:00Z">
                <w:pPr>
                  <w:tabs>
                    <w:tab w:val="left" w:pos="1440"/>
                  </w:tabs>
                  <w:suppressAutoHyphens/>
                  <w:outlineLvl w:val="0"/>
                </w:pPr>
              </w:pPrChange>
            </w:pPr>
            <w:del w:id="910" w:author="Giri, Vidyashankar (GDC SOC)" w:date="2018-07-23T05:52:00Z">
              <w:r w:rsidDel="0073600A">
                <w:rPr>
                  <w:rFonts w:cs="Arial Unicode MS"/>
                  <w:b/>
                  <w:bCs/>
                  <w:color w:val="FFFFFF"/>
                </w:rPr>
                <w:delText>Storage</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911"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12" w:author="Giri, Vidyashankar (GDC SOC)" w:date="2018-07-23T05:52:00Z"/>
              </w:rPr>
              <w:pPrChange w:id="913" w:author="Giri, Vidyashankar (GDC SOC)" w:date="2018-07-23T05:52:00Z">
                <w:pPr>
                  <w:tabs>
                    <w:tab w:val="left" w:pos="1440"/>
                  </w:tabs>
                  <w:suppressAutoHyphens/>
                  <w:outlineLvl w:val="0"/>
                </w:pPr>
              </w:pPrChange>
            </w:pPr>
            <w:del w:id="914" w:author="Giri, Vidyashankar (GDC SOC)" w:date="2018-07-23T05:52:00Z">
              <w:r w:rsidDel="0073600A">
                <w:rPr>
                  <w:rFonts w:cs="Arial Unicode MS"/>
                  <w:color w:val="2F5284"/>
                </w:rPr>
                <w:delText>100GB</w:delText>
              </w:r>
            </w:del>
          </w:p>
        </w:tc>
      </w:tr>
      <w:tr w:rsidR="000A7CFA" w:rsidDel="0073600A" w:rsidTr="00F4001D">
        <w:trPr>
          <w:trHeight w:val="241"/>
          <w:del w:id="915" w:author="Giri, Vidyashankar (GDC SOC)" w:date="2018-07-23T05:52:00Z"/>
          <w:trPrChange w:id="916"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17"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18" w:author="Giri, Vidyashankar (GDC SOC)" w:date="2018-07-23T05:52:00Z"/>
              </w:rPr>
              <w:pPrChange w:id="919" w:author="Giri, Vidyashankar (GDC SOC)" w:date="2018-07-23T05:52:00Z">
                <w:pPr>
                  <w:tabs>
                    <w:tab w:val="left" w:pos="1440"/>
                  </w:tabs>
                  <w:suppressAutoHyphens/>
                  <w:outlineLvl w:val="0"/>
                </w:pPr>
              </w:pPrChange>
            </w:pPr>
            <w:del w:id="920" w:author="Giri, Vidyashankar (GDC SOC)" w:date="2018-07-23T05:52:00Z">
              <w:r w:rsidDel="0073600A">
                <w:rPr>
                  <w:rFonts w:cs="Arial Unicode MS"/>
                  <w:b/>
                  <w:bCs/>
                  <w:color w:val="FFFFFF"/>
                </w:rPr>
                <w:delText>Network</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21"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22" w:author="Giri, Vidyashankar (GDC SOC)" w:date="2018-07-23T05:52:00Z"/>
              </w:rPr>
              <w:pPrChange w:id="923" w:author="Giri, Vidyashankar (GDC SOC)" w:date="2018-07-23T05:52:00Z">
                <w:pPr>
                  <w:tabs>
                    <w:tab w:val="left" w:pos="1440"/>
                  </w:tabs>
                  <w:suppressAutoHyphens/>
                  <w:outlineLvl w:val="0"/>
                </w:pPr>
              </w:pPrChange>
            </w:pPr>
            <w:del w:id="924" w:author="Giri, Vidyashankar (GDC SOC)" w:date="2018-07-23T05:52:00Z">
              <w:r w:rsidDel="0073600A">
                <w:rPr>
                  <w:rFonts w:cs="Arial Unicode MS"/>
                  <w:color w:val="2F5284"/>
                </w:rPr>
                <w:delText>1Gb NIC</w:delText>
              </w:r>
            </w:del>
          </w:p>
        </w:tc>
      </w:tr>
      <w:tr w:rsidR="000A7CFA" w:rsidDel="0073600A" w:rsidTr="00F4001D">
        <w:trPr>
          <w:trHeight w:val="241"/>
          <w:del w:id="925" w:author="Giri, Vidyashankar (GDC SOC)" w:date="2018-07-23T05:52:00Z"/>
          <w:trPrChange w:id="926"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27"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28" w:author="Giri, Vidyashankar (GDC SOC)" w:date="2018-07-23T05:52:00Z"/>
              </w:rPr>
              <w:pPrChange w:id="929" w:author="Giri, Vidyashankar (GDC SOC)" w:date="2018-07-23T05:52:00Z">
                <w:pPr>
                  <w:tabs>
                    <w:tab w:val="left" w:pos="1440"/>
                  </w:tabs>
                  <w:suppressAutoHyphens/>
                  <w:outlineLvl w:val="0"/>
                </w:pPr>
              </w:pPrChange>
            </w:pPr>
            <w:del w:id="930" w:author="Giri, Vidyashankar (GDC SOC)" w:date="2018-07-23T05:52:00Z">
              <w:r w:rsidDel="0073600A">
                <w:rPr>
                  <w:rFonts w:cs="Arial Unicode MS"/>
                  <w:b/>
                  <w:bCs/>
                  <w:color w:val="FFFFFF"/>
                </w:rPr>
                <w:delText>OS</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931"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32" w:author="Giri, Vidyashankar (GDC SOC)" w:date="2018-07-23T05:52:00Z"/>
              </w:rPr>
              <w:pPrChange w:id="933" w:author="Giri, Vidyashankar (GDC SOC)" w:date="2018-07-23T05:52:00Z">
                <w:pPr>
                  <w:tabs>
                    <w:tab w:val="left" w:pos="1440"/>
                  </w:tabs>
                  <w:suppressAutoHyphens/>
                  <w:outlineLvl w:val="0"/>
                </w:pPr>
              </w:pPrChange>
            </w:pPr>
            <w:del w:id="934" w:author="Giri, Vidyashankar (GDC SOC)" w:date="2018-07-23T05:52:00Z">
              <w:r w:rsidDel="0073600A">
                <w:rPr>
                  <w:rFonts w:cs="Arial Unicode MS"/>
                  <w:color w:val="2F5284"/>
                </w:rPr>
                <w:delText>RHEL or CentOS 6.x/7.x</w:delText>
              </w:r>
            </w:del>
          </w:p>
        </w:tc>
      </w:tr>
    </w:tbl>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35" w:author="Giri, Vidyashankar (GDC SOC)" w:date="2018-07-23T05:52:00Z"/>
          <w:rFonts w:ascii="Arial" w:eastAsia="Arial" w:hAnsi="Arial" w:cs="Arial"/>
        </w:rPr>
      </w:pPr>
    </w:p>
    <w:p w:rsidR="000A7CFA" w:rsidRPr="00F4001D"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36" w:author="Giri, Vidyashankar (GDC SOC)" w:date="2018-07-23T05:52:00Z"/>
          <w:rFonts w:ascii="Arial" w:eastAsia="Calibri" w:hAnsi="Arial" w:cs="Calibri"/>
          <w:rPrChange w:id="937" w:author="Steward, Rashaad (ArcSight Inc.)" w:date="2018-03-23T11:22:00Z">
            <w:rPr>
              <w:del w:id="938" w:author="Giri, Vidyashankar (GDC SOC)" w:date="2018-07-23T05:52:00Z"/>
              <w:rFonts w:ascii="Arial" w:eastAsia="Arial" w:hAnsi="Arial" w:cs="Arial"/>
            </w:rPr>
          </w:rPrChange>
        </w:rPr>
        <w:pPrChange w:id="939" w:author="Giri, Vidyashankar (GDC SOC)" w:date="2018-07-23T05:52:00Z">
          <w:pPr>
            <w:pStyle w:val="Informational"/>
          </w:pPr>
        </w:pPrChange>
      </w:pPr>
      <w:del w:id="940" w:author="Giri, Vidyashankar (GDC SOC)" w:date="2018-07-23T05:52:00Z">
        <w:r w:rsidDel="0073600A">
          <w:rPr>
            <w:rFonts w:ascii="Arial" w:hAnsi="Arial"/>
          </w:rPr>
          <w:delText>Figure 1. CHM Manager: System Requirements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41" w:author="Giri, Vidyashankar (GDC SOC)" w:date="2018-07-23T05:52:00Z"/>
          <w:rFonts w:ascii="Arial" w:eastAsia="Arial" w:hAnsi="Arial" w:cs="Arial"/>
        </w:rPr>
      </w:pPr>
    </w:p>
    <w:tbl>
      <w:tblPr>
        <w:tblW w:w="874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Change w:id="942" w:author="Steward, Rashaad (ArcSight Inc.)" w:date="2018-03-23T11:23:00Z">
          <w:tblPr>
            <w:tblW w:w="86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
        </w:tblPrChange>
      </w:tblPr>
      <w:tblGrid>
        <w:gridCol w:w="2994"/>
        <w:gridCol w:w="2876"/>
        <w:gridCol w:w="2876"/>
        <w:tblGridChange w:id="943">
          <w:tblGrid>
            <w:gridCol w:w="2876"/>
            <w:gridCol w:w="2876"/>
            <w:gridCol w:w="2876"/>
          </w:tblGrid>
        </w:tblGridChange>
      </w:tblGrid>
      <w:tr w:rsidR="000A7CFA" w:rsidDel="0073600A" w:rsidTr="00F4001D">
        <w:trPr>
          <w:trHeight w:val="291"/>
          <w:tblHeader/>
          <w:del w:id="944" w:author="Giri, Vidyashankar (GDC SOC)" w:date="2018-07-23T05:52:00Z"/>
          <w:trPrChange w:id="945" w:author="Steward, Rashaad (ArcSight Inc.)" w:date="2018-03-23T11:23:00Z">
            <w:trPr>
              <w:trHeight w:val="291"/>
              <w:tblHeader/>
            </w:trPr>
          </w:trPrChange>
        </w:trPr>
        <w:tc>
          <w:tcPr>
            <w:tcW w:w="2994"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946" w:author="Steward, Rashaad (ArcSight Inc.)" w:date="2018-03-23T11:23:00Z">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47" w:author="Giri, Vidyashankar (GDC SOC)" w:date="2018-07-23T05:52:00Z"/>
              </w:rPr>
              <w:pPrChange w:id="948" w:author="Giri, Vidyashankar (GDC SOC)" w:date="2018-07-23T05:52:00Z">
                <w:pPr>
                  <w:tabs>
                    <w:tab w:val="left" w:pos="1440"/>
                  </w:tabs>
                  <w:suppressAutoHyphens/>
                  <w:outlineLvl w:val="0"/>
                </w:pPr>
              </w:pPrChange>
            </w:pPr>
            <w:del w:id="949" w:author="Giri, Vidyashankar (GDC SOC)" w:date="2018-07-23T05:52:00Z">
              <w:r w:rsidDel="0073600A">
                <w:rPr>
                  <w:rFonts w:cs="Arial Unicode MS"/>
                  <w:b/>
                  <w:bCs/>
                  <w:color w:val="FFFFFF"/>
                </w:rPr>
                <w:delText>Application</w:delText>
              </w:r>
            </w:del>
          </w:p>
        </w:tc>
        <w:tc>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950" w:author="Steward, Rashaad (ArcSight Inc.)" w:date="2018-03-23T11:23:00Z">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51" w:author="Giri, Vidyashankar (GDC SOC)" w:date="2018-07-23T05:52:00Z"/>
              </w:rPr>
              <w:pPrChange w:id="952" w:author="Giri, Vidyashankar (GDC SOC)" w:date="2018-07-23T05:52:00Z">
                <w:pPr>
                  <w:tabs>
                    <w:tab w:val="left" w:pos="1440"/>
                  </w:tabs>
                  <w:suppressAutoHyphens/>
                  <w:outlineLvl w:val="0"/>
                </w:pPr>
              </w:pPrChange>
            </w:pPr>
            <w:del w:id="953" w:author="Giri, Vidyashankar (GDC SOC)" w:date="2018-07-23T05:52:00Z">
              <w:r w:rsidDel="0073600A">
                <w:rPr>
                  <w:rFonts w:cs="Arial Unicode MS"/>
                  <w:color w:val="FFFFFF"/>
                </w:rPr>
                <w:delText>Protocol</w:delText>
              </w:r>
            </w:del>
          </w:p>
        </w:tc>
        <w:tc>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954" w:author="Steward, Rashaad (ArcSight Inc.)" w:date="2018-03-23T11:23:00Z">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55" w:author="Giri, Vidyashankar (GDC SOC)" w:date="2018-07-23T05:52:00Z"/>
              </w:rPr>
              <w:pPrChange w:id="956" w:author="Giri, Vidyashankar (GDC SOC)" w:date="2018-07-23T05:52:00Z">
                <w:pPr>
                  <w:tabs>
                    <w:tab w:val="left" w:pos="1440"/>
                  </w:tabs>
                  <w:suppressAutoHyphens/>
                  <w:outlineLvl w:val="0"/>
                </w:pPr>
              </w:pPrChange>
            </w:pPr>
            <w:del w:id="957" w:author="Giri, Vidyashankar (GDC SOC)" w:date="2018-07-23T05:52:00Z">
              <w:r w:rsidDel="0073600A">
                <w:rPr>
                  <w:rFonts w:cs="Arial Unicode MS"/>
                  <w:color w:val="FFFFFF"/>
                </w:rPr>
                <w:delText>Port</w:delText>
              </w:r>
            </w:del>
          </w:p>
        </w:tc>
      </w:tr>
      <w:tr w:rsidR="000A7CFA" w:rsidDel="0073600A" w:rsidTr="00F4001D">
        <w:tblPrEx>
          <w:shd w:val="clear" w:color="auto" w:fill="CAD8EC"/>
          <w:tblPrExChange w:id="958" w:author="Steward, Rashaad (ArcSight Inc.)" w:date="2018-03-23T11:23:00Z">
            <w:tblPrEx>
              <w:shd w:val="clear" w:color="auto" w:fill="CAD8EC"/>
            </w:tblPrEx>
          </w:tblPrExChange>
        </w:tblPrEx>
        <w:trPr>
          <w:trHeight w:val="291"/>
          <w:del w:id="959" w:author="Giri, Vidyashankar (GDC SOC)" w:date="2018-07-23T05:52:00Z"/>
          <w:trPrChange w:id="960" w:author="Steward, Rashaad (ArcSight Inc.)" w:date="2018-03-23T11:23:00Z">
            <w:trPr>
              <w:trHeight w:val="291"/>
            </w:trPr>
          </w:trPrChange>
        </w:trPr>
        <w:tc>
          <w:tcPr>
            <w:tcW w:w="2994"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61" w:author="Steward, Rashaad (ArcSight Inc.)" w:date="2018-03-23T11:23:00Z">
              <w:tcPr>
                <w:tcW w:w="2876"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62" w:author="Giri, Vidyashankar (GDC SOC)" w:date="2018-07-23T05:52:00Z"/>
              </w:rPr>
              <w:pPrChange w:id="963" w:author="Giri, Vidyashankar (GDC SOC)" w:date="2018-07-23T05:52:00Z">
                <w:pPr>
                  <w:tabs>
                    <w:tab w:val="left" w:pos="1440"/>
                  </w:tabs>
                  <w:suppressAutoHyphens/>
                  <w:outlineLvl w:val="0"/>
                </w:pPr>
              </w:pPrChange>
            </w:pPr>
            <w:del w:id="964" w:author="Giri, Vidyashankar (GDC SOC)" w:date="2018-07-23T05:52:00Z">
              <w:r w:rsidDel="0073600A">
                <w:rPr>
                  <w:rFonts w:cs="Arial Unicode MS"/>
                  <w:color w:val="FFFFFF"/>
                </w:rPr>
                <w:delText>Grafana</w:delText>
              </w:r>
            </w:del>
          </w:p>
        </w:tc>
        <w:tc>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965" w:author="Steward, Rashaad (ArcSight Inc.)" w:date="2018-03-23T11:23:00Z">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66" w:author="Giri, Vidyashankar (GDC SOC)" w:date="2018-07-23T05:52:00Z"/>
              </w:rPr>
              <w:pPrChange w:id="967" w:author="Giri, Vidyashankar (GDC SOC)" w:date="2018-07-23T05:52:00Z">
                <w:pPr>
                  <w:tabs>
                    <w:tab w:val="left" w:pos="1440"/>
                  </w:tabs>
                  <w:suppressAutoHyphens/>
                  <w:outlineLvl w:val="0"/>
                </w:pPr>
              </w:pPrChange>
            </w:pPr>
            <w:del w:id="968" w:author="Giri, Vidyashankar (GDC SOC)" w:date="2018-07-23T05:52:00Z">
              <w:r w:rsidDel="0073600A">
                <w:rPr>
                  <w:rFonts w:cs="Arial Unicode MS"/>
                  <w:color w:val="2F5284"/>
                </w:rPr>
                <w:delText>TCP/HTTPS</w:delText>
              </w:r>
            </w:del>
          </w:p>
        </w:tc>
        <w:tc>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969" w:author="Steward, Rashaad (ArcSight Inc.)" w:date="2018-03-23T11:23:00Z">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70" w:author="Giri, Vidyashankar (GDC SOC)" w:date="2018-07-23T05:52:00Z"/>
              </w:rPr>
              <w:pPrChange w:id="971" w:author="Giri, Vidyashankar (GDC SOC)" w:date="2018-07-23T05:52:00Z">
                <w:pPr>
                  <w:tabs>
                    <w:tab w:val="left" w:pos="1440"/>
                  </w:tabs>
                  <w:suppressAutoHyphens/>
                  <w:outlineLvl w:val="0"/>
                </w:pPr>
              </w:pPrChange>
            </w:pPr>
            <w:del w:id="972" w:author="Giri, Vidyashankar (GDC SOC)" w:date="2018-07-23T05:52:00Z">
              <w:r w:rsidDel="0073600A">
                <w:rPr>
                  <w:rFonts w:cs="Arial Unicode MS"/>
                  <w:color w:val="2F5284"/>
                </w:rPr>
                <w:delText>3000</w:delText>
              </w:r>
            </w:del>
          </w:p>
        </w:tc>
      </w:tr>
      <w:tr w:rsidR="000A7CFA" w:rsidDel="0073600A" w:rsidTr="00F4001D">
        <w:tblPrEx>
          <w:shd w:val="clear" w:color="auto" w:fill="CAD8EC"/>
          <w:tblPrExChange w:id="973" w:author="Steward, Rashaad (ArcSight Inc.)" w:date="2018-03-23T11:23:00Z">
            <w:tblPrEx>
              <w:shd w:val="clear" w:color="auto" w:fill="CAD8EC"/>
            </w:tblPrEx>
          </w:tblPrExChange>
        </w:tblPrEx>
        <w:trPr>
          <w:trHeight w:val="291"/>
          <w:del w:id="974" w:author="Giri, Vidyashankar (GDC SOC)" w:date="2018-07-23T05:52:00Z"/>
          <w:trPrChange w:id="975" w:author="Steward, Rashaad (ArcSight Inc.)" w:date="2018-03-23T11:23:00Z">
            <w:trPr>
              <w:trHeight w:val="291"/>
            </w:trPr>
          </w:trPrChange>
        </w:trPr>
        <w:tc>
          <w:tcPr>
            <w:tcW w:w="299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76"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77" w:author="Giri, Vidyashankar (GDC SOC)" w:date="2018-07-23T05:52:00Z"/>
              </w:rPr>
              <w:pPrChange w:id="978" w:author="Giri, Vidyashankar (GDC SOC)" w:date="2018-07-23T05:52:00Z">
                <w:pPr>
                  <w:tabs>
                    <w:tab w:val="left" w:pos="1440"/>
                  </w:tabs>
                  <w:suppressAutoHyphens/>
                  <w:outlineLvl w:val="0"/>
                </w:pPr>
              </w:pPrChange>
            </w:pPr>
            <w:del w:id="979" w:author="Giri, Vidyashankar (GDC SOC)" w:date="2018-07-23T05:52:00Z">
              <w:r w:rsidDel="0073600A">
                <w:rPr>
                  <w:rFonts w:cs="Arial Unicode MS"/>
                  <w:color w:val="FFFFFF"/>
                </w:rPr>
                <w:delText>Prometheus</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80"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81" w:author="Giri, Vidyashankar (GDC SOC)" w:date="2018-07-23T05:52:00Z"/>
              </w:rPr>
              <w:pPrChange w:id="982" w:author="Giri, Vidyashankar (GDC SOC)" w:date="2018-07-23T05:52:00Z">
                <w:pPr>
                  <w:tabs>
                    <w:tab w:val="left" w:pos="1440"/>
                  </w:tabs>
                  <w:suppressAutoHyphens/>
                  <w:outlineLvl w:val="0"/>
                </w:pPr>
              </w:pPrChange>
            </w:pPr>
            <w:del w:id="983" w:author="Giri, Vidyashankar (GDC SOC)" w:date="2018-07-23T05:52:00Z">
              <w:r w:rsidDel="0073600A">
                <w:rPr>
                  <w:rFonts w:cs="Arial Unicode MS"/>
                  <w:color w:val="2F5284"/>
                </w:rPr>
                <w:delText>TCP/HTTP</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84"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85" w:author="Giri, Vidyashankar (GDC SOC)" w:date="2018-07-23T05:52:00Z"/>
              </w:rPr>
              <w:pPrChange w:id="986" w:author="Giri, Vidyashankar (GDC SOC)" w:date="2018-07-23T05:52:00Z">
                <w:pPr>
                  <w:tabs>
                    <w:tab w:val="left" w:pos="1440"/>
                  </w:tabs>
                  <w:suppressAutoHyphens/>
                  <w:outlineLvl w:val="0"/>
                </w:pPr>
              </w:pPrChange>
            </w:pPr>
            <w:del w:id="987" w:author="Giri, Vidyashankar (GDC SOC)" w:date="2018-07-23T05:52:00Z">
              <w:r w:rsidDel="0073600A">
                <w:rPr>
                  <w:rFonts w:cs="Arial Unicode MS"/>
                  <w:color w:val="2F5284"/>
                </w:rPr>
                <w:delText>9090</w:delText>
              </w:r>
            </w:del>
          </w:p>
        </w:tc>
      </w:tr>
      <w:tr w:rsidR="00130E46" w:rsidDel="0073600A" w:rsidTr="00F4001D">
        <w:tblPrEx>
          <w:shd w:val="clear" w:color="auto" w:fill="CAD8EC"/>
          <w:tblPrExChange w:id="988" w:author="Steward, Rashaad (ArcSight Inc.)" w:date="2018-03-23T11:23:00Z">
            <w:tblPrEx>
              <w:shd w:val="clear" w:color="auto" w:fill="CAD8EC"/>
            </w:tblPrEx>
          </w:tblPrExChange>
        </w:tblPrEx>
        <w:trPr>
          <w:trHeight w:val="291"/>
          <w:del w:id="989" w:author="Giri, Vidyashankar (GDC SOC)" w:date="2018-07-23T05:52:00Z"/>
          <w:trPrChange w:id="990" w:author="Steward, Rashaad (ArcSight Inc.)" w:date="2018-03-23T11:23:00Z">
            <w:trPr>
              <w:trHeight w:val="291"/>
            </w:trPr>
          </w:trPrChange>
        </w:trPr>
        <w:tc>
          <w:tcPr>
            <w:tcW w:w="299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91"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92" w:author="Giri, Vidyashankar (GDC SOC)" w:date="2018-07-23T05:52:00Z"/>
                <w:rFonts w:cs="Arial Unicode MS"/>
                <w:color w:val="FFFFFF"/>
              </w:rPr>
              <w:pPrChange w:id="993" w:author="Giri, Vidyashankar (GDC SOC)" w:date="2018-07-23T05:52:00Z">
                <w:pPr>
                  <w:tabs>
                    <w:tab w:val="left" w:pos="1440"/>
                  </w:tabs>
                  <w:suppressAutoHyphens/>
                  <w:outlineLvl w:val="0"/>
                </w:pPr>
              </w:pPrChange>
            </w:pPr>
            <w:del w:id="994" w:author="Giri, Vidyashankar (GDC SOC)" w:date="2018-07-23T05:52:00Z">
              <w:r w:rsidDel="0073600A">
                <w:rPr>
                  <w:rFonts w:cs="Arial Unicode MS"/>
                  <w:color w:val="FFFFFF"/>
                </w:rPr>
                <w:delText>Alertmanager</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95"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96" w:author="Giri, Vidyashankar (GDC SOC)" w:date="2018-07-23T05:52:00Z"/>
                <w:rFonts w:cs="Arial Unicode MS"/>
                <w:color w:val="2F5284"/>
              </w:rPr>
              <w:pPrChange w:id="997" w:author="Giri, Vidyashankar (GDC SOC)" w:date="2018-07-23T05:52:00Z">
                <w:pPr>
                  <w:tabs>
                    <w:tab w:val="left" w:pos="1440"/>
                  </w:tabs>
                  <w:suppressAutoHyphens/>
                  <w:outlineLvl w:val="0"/>
                </w:pPr>
              </w:pPrChange>
            </w:pPr>
            <w:del w:id="998" w:author="Giri, Vidyashankar (GDC SOC)" w:date="2018-07-23T05:52:00Z">
              <w:r w:rsidDel="0073600A">
                <w:rPr>
                  <w:rFonts w:cs="Arial Unicode MS"/>
                  <w:color w:val="2F5284"/>
                </w:rPr>
                <w:delText>TCP/HTTP</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99"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00" w:author="Giri, Vidyashankar (GDC SOC)" w:date="2018-07-23T05:52:00Z"/>
                <w:rFonts w:cs="Arial Unicode MS"/>
                <w:color w:val="2F5284"/>
              </w:rPr>
              <w:pPrChange w:id="1001" w:author="Giri, Vidyashankar (GDC SOC)" w:date="2018-07-23T05:52:00Z">
                <w:pPr>
                  <w:tabs>
                    <w:tab w:val="left" w:pos="1440"/>
                  </w:tabs>
                  <w:suppressAutoHyphens/>
                  <w:outlineLvl w:val="0"/>
                </w:pPr>
              </w:pPrChange>
            </w:pPr>
            <w:del w:id="1002" w:author="Giri, Vidyashankar (GDC SOC)" w:date="2018-07-23T05:52:00Z">
              <w:r w:rsidDel="0073600A">
                <w:rPr>
                  <w:rFonts w:cs="Arial Unicode MS"/>
                  <w:color w:val="2F5284"/>
                </w:rPr>
                <w:delText>9093</w:delText>
              </w:r>
            </w:del>
          </w:p>
        </w:tc>
      </w:tr>
      <w:tr w:rsidR="00130E46" w:rsidDel="0073600A" w:rsidTr="00F4001D">
        <w:tblPrEx>
          <w:shd w:val="clear" w:color="auto" w:fill="CAD8EC"/>
          <w:tblPrExChange w:id="1003" w:author="Steward, Rashaad (ArcSight Inc.)" w:date="2018-03-23T11:23:00Z">
            <w:tblPrEx>
              <w:shd w:val="clear" w:color="auto" w:fill="CAD8EC"/>
            </w:tblPrEx>
          </w:tblPrExChange>
        </w:tblPrEx>
        <w:trPr>
          <w:trHeight w:val="291"/>
          <w:del w:id="1004" w:author="Giri, Vidyashankar (GDC SOC)" w:date="2018-07-23T05:52:00Z"/>
          <w:trPrChange w:id="1005" w:author="Steward, Rashaad (ArcSight Inc.)" w:date="2018-03-23T11:23:00Z">
            <w:trPr>
              <w:trHeight w:val="291"/>
            </w:trPr>
          </w:trPrChange>
        </w:trPr>
        <w:tc>
          <w:tcPr>
            <w:tcW w:w="299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1006"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07" w:author="Giri, Vidyashankar (GDC SOC)" w:date="2018-07-23T05:52:00Z"/>
                <w:rFonts w:cs="Arial Unicode MS"/>
                <w:color w:val="FFFFFF"/>
              </w:rPr>
              <w:pPrChange w:id="1008" w:author="Giri, Vidyashankar (GDC SOC)" w:date="2018-07-23T05:52:00Z">
                <w:pPr>
                  <w:tabs>
                    <w:tab w:val="left" w:pos="1440"/>
                  </w:tabs>
                  <w:suppressAutoHyphens/>
                  <w:outlineLvl w:val="0"/>
                </w:pPr>
              </w:pPrChange>
            </w:pPr>
            <w:del w:id="1009" w:author="Giri, Vidyashankar (GDC SOC)" w:date="2018-07-23T05:52:00Z">
              <w:r w:rsidDel="0073600A">
                <w:rPr>
                  <w:rFonts w:cs="Arial Unicode MS"/>
                  <w:color w:val="FFFFFF"/>
                </w:rPr>
                <w:delText>Node_Exporter</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1010"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11" w:author="Giri, Vidyashankar (GDC SOC)" w:date="2018-07-23T05:52:00Z"/>
                <w:rFonts w:cs="Arial Unicode MS"/>
                <w:color w:val="2F5284"/>
              </w:rPr>
              <w:pPrChange w:id="1012" w:author="Giri, Vidyashankar (GDC SOC)" w:date="2018-07-23T05:52:00Z">
                <w:pPr>
                  <w:tabs>
                    <w:tab w:val="left" w:pos="1440"/>
                  </w:tabs>
                  <w:suppressAutoHyphens/>
                  <w:outlineLvl w:val="0"/>
                </w:pPr>
              </w:pPrChange>
            </w:pPr>
            <w:del w:id="1013" w:author="Giri, Vidyashankar (GDC SOC)" w:date="2018-07-23T05:52:00Z">
              <w:r w:rsidDel="0073600A">
                <w:rPr>
                  <w:rFonts w:cs="Arial Unicode MS"/>
                  <w:color w:val="2F5284"/>
                </w:rPr>
                <w:delText>TCP/HTTP</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1014"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15" w:author="Giri, Vidyashankar (GDC SOC)" w:date="2018-07-23T05:52:00Z"/>
                <w:rFonts w:cs="Arial Unicode MS"/>
                <w:color w:val="2F5284"/>
              </w:rPr>
              <w:pPrChange w:id="1016" w:author="Giri, Vidyashankar (GDC SOC)" w:date="2018-07-23T05:52:00Z">
                <w:pPr>
                  <w:tabs>
                    <w:tab w:val="left" w:pos="1440"/>
                  </w:tabs>
                  <w:suppressAutoHyphens/>
                  <w:outlineLvl w:val="0"/>
                </w:pPr>
              </w:pPrChange>
            </w:pPr>
            <w:del w:id="1017" w:author="Giri, Vidyashankar (GDC SOC)" w:date="2018-07-23T05:52:00Z">
              <w:r w:rsidDel="0073600A">
                <w:rPr>
                  <w:rFonts w:cs="Arial Unicode MS"/>
                  <w:color w:val="2F5284"/>
                </w:rPr>
                <w:delText>9100</w:delText>
              </w:r>
            </w:del>
          </w:p>
        </w:tc>
      </w:tr>
    </w:tbl>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18"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19" w:author="Giri, Vidyashankar (GDC SOC)" w:date="2018-07-23T05:52:00Z"/>
          <w:rFonts w:ascii="Arial" w:eastAsia="Arial" w:hAnsi="Arial" w:cs="Arial"/>
        </w:rPr>
        <w:pPrChange w:id="1020" w:author="Giri, Vidyashankar (GDC SOC)" w:date="2018-07-23T05:52:00Z">
          <w:pPr>
            <w:pStyle w:val="Informational"/>
          </w:pPr>
        </w:pPrChange>
      </w:pPr>
      <w:del w:id="1021" w:author="Giri, Vidyashankar (GDC SOC)" w:date="2018-07-23T05:52:00Z">
        <w:r w:rsidDel="0073600A">
          <w:rPr>
            <w:rFonts w:ascii="Arial" w:hAnsi="Arial"/>
          </w:rPr>
          <w:delText>Figure 2. CHM Manager: Listening Ports</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22" w:author="Giri, Vidyashankar (GDC SOC)" w:date="2018-07-23T05:52:00Z"/>
          <w:rFonts w:ascii="Arial" w:eastAsia="Arial" w:hAnsi="Arial" w:cs="Arial"/>
        </w:rPr>
        <w:pPrChange w:id="1023" w:author="Giri, Vidyashankar (GDC SOC)" w:date="2018-07-23T05:52:00Z">
          <w:pPr>
            <w:pStyle w:val="Heading2"/>
          </w:pPr>
        </w:pPrChange>
      </w:pPr>
      <w:bookmarkStart w:id="1024" w:name="_Toc3"/>
      <w:del w:id="1025" w:author="Giri, Vidyashankar (GDC SOC)" w:date="2018-07-23T05:52:00Z">
        <w:r w:rsidDel="0073600A">
          <w:rPr>
            <w:rFonts w:ascii="Arial" w:hAnsi="Arial"/>
          </w:rPr>
          <w:delText>2.2 CHM Agent</w:delText>
        </w:r>
        <w:bookmarkEnd w:id="1024"/>
      </w:del>
    </w:p>
    <w:p w:rsidR="000A7CFA" w:rsidDel="0073600A"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26" w:author="Giri, Vidyashankar (GDC SOC)" w:date="2018-07-23T05:52:00Z"/>
          <w:rFonts w:ascii="Arial" w:eastAsia="Arial" w:hAnsi="Arial" w:cs="Arial"/>
        </w:rPr>
      </w:pPr>
      <w:del w:id="1027" w:author="Giri, Vidyashankar (GDC SOC)" w:date="2018-07-23T05:52:00Z">
        <w:r w:rsidDel="0073600A">
          <w:rPr>
            <w:rFonts w:ascii="Arial" w:hAnsi="Arial"/>
          </w:rPr>
          <w:delText xml:space="preserve">The CHM Agent </w:delText>
        </w:r>
        <w:r w:rsidR="003B0CF7" w:rsidDel="0073600A">
          <w:rPr>
            <w:rFonts w:ascii="Arial" w:hAnsi="Arial"/>
          </w:rPr>
          <w:delText xml:space="preserve">component </w:delText>
        </w:r>
        <w:r w:rsidDel="0073600A">
          <w:rPr>
            <w:rFonts w:ascii="Arial" w:hAnsi="Arial"/>
          </w:rPr>
          <w:delText xml:space="preserve">is </w:delText>
        </w:r>
        <w:r w:rsidR="003B0CF7" w:rsidDel="0073600A">
          <w:rPr>
            <w:rFonts w:ascii="Arial" w:hAnsi="Arial"/>
          </w:rPr>
          <w:delText xml:space="preserve">used to generate the system and application metrics. The </w:delText>
        </w:r>
        <w:r w:rsidR="003B0CF7" w:rsidDel="0073600A">
          <w:rPr>
            <w:rFonts w:ascii="Arial" w:hAnsi="Arial"/>
            <w:lang w:val="de-DE"/>
          </w:rPr>
          <w:delText>CHM Manager</w:delText>
        </w:r>
        <w:r w:rsidR="003B0CF7" w:rsidDel="0073600A">
          <w:rPr>
            <w:rFonts w:ascii="Arial" w:hAnsi="Arial"/>
          </w:rPr>
          <w:delText xml:space="preserve"> remotely connects to the </w:delText>
        </w:r>
        <w:r w:rsidDel="0073600A">
          <w:rPr>
            <w:rFonts w:ascii="Arial" w:hAnsi="Arial"/>
          </w:rPr>
          <w:delText xml:space="preserve">agent and </w:delText>
        </w:r>
        <w:r w:rsidR="003B0CF7" w:rsidDel="0073600A">
          <w:rPr>
            <w:rFonts w:ascii="Arial" w:hAnsi="Arial"/>
          </w:rPr>
          <w:delText>collects the metrics</w:delText>
        </w:r>
        <w:r w:rsidDel="0073600A">
          <w:rPr>
            <w:rFonts w:ascii="Arial" w:hAnsi="Arial"/>
          </w:rPr>
          <w:delText>.</w:delText>
        </w:r>
      </w:del>
      <w:ins w:id="1028" w:author="Steward, Rashaad (ArcSight Inc.)" w:date="2018-03-23T12:56:00Z">
        <w:del w:id="1029" w:author="Giri, Vidyashankar (GDC SOC)" w:date="2018-07-23T05:52:00Z">
          <w:r w:rsidR="00F40ED0" w:rsidDel="0073600A">
            <w:rPr>
              <w:rFonts w:ascii="Arial" w:hAnsi="Arial"/>
            </w:rPr>
            <w:delText xml:space="preserve"> The </w:delText>
          </w:r>
        </w:del>
      </w:ins>
      <w:ins w:id="1030" w:author="Steward, Rashaad (ArcSight Inc.)" w:date="2018-03-23T12:57:00Z">
        <w:del w:id="1031" w:author="Giri, Vidyashankar (GDC SOC)" w:date="2018-07-23T05:52:00Z">
          <w:r w:rsidR="00F40ED0" w:rsidDel="0073600A">
            <w:rPr>
              <w:rFonts w:ascii="Arial" w:hAnsi="Arial"/>
            </w:rPr>
            <w:delText>required CHM Agent</w:delText>
          </w:r>
        </w:del>
      </w:ins>
      <w:ins w:id="1032" w:author="Steward, Rashaad (ArcSight Inc.)" w:date="2018-03-23T12:56:00Z">
        <w:del w:id="1033" w:author="Giri, Vidyashankar (GDC SOC)" w:date="2018-07-23T05:52:00Z">
          <w:r w:rsidR="00F40ED0" w:rsidDel="0073600A">
            <w:rPr>
              <w:rFonts w:ascii="Arial" w:hAnsi="Arial"/>
            </w:rPr>
            <w:delText xml:space="preserve"> listening </w:delText>
          </w:r>
        </w:del>
      </w:ins>
      <w:ins w:id="1034" w:author="Steward, Rashaad (ArcSight Inc.)" w:date="2018-03-23T12:57:00Z">
        <w:del w:id="1035" w:author="Giri, Vidyashankar (GDC SOC)" w:date="2018-07-23T05:52:00Z">
          <w:r w:rsidR="00F40ED0" w:rsidDel="0073600A">
            <w:rPr>
              <w:rFonts w:ascii="Arial" w:hAnsi="Arial"/>
            </w:rPr>
            <w:delText xml:space="preserve">ports are </w:delText>
          </w:r>
        </w:del>
      </w:ins>
      <w:ins w:id="1036" w:author="Steward, Rashaad (ArcSight Inc.)" w:date="2018-03-23T12:56:00Z">
        <w:del w:id="1037" w:author="Giri, Vidyashankar (GDC SOC)" w:date="2018-07-23T05:52:00Z">
          <w:r w:rsidR="00F40ED0" w:rsidDel="0073600A">
            <w:rPr>
              <w:rFonts w:ascii="Arial" w:hAnsi="Arial"/>
            </w:rPr>
            <w:delText>specified in Figure 3</w:delText>
          </w:r>
        </w:del>
      </w:ins>
      <w:ins w:id="1038" w:author="Steward, Rashaad (ArcSight Inc.)" w:date="2018-03-23T12:57:00Z">
        <w:del w:id="1039" w:author="Giri, Vidyashankar (GDC SOC)" w:date="2018-07-23T05:52:00Z">
          <w:r w:rsidR="00F40ED0" w:rsidDel="0073600A">
            <w:rPr>
              <w:rFonts w:ascii="Arial" w:hAnsi="Arial"/>
            </w:rPr>
            <w:delText xml:space="preserve"> below:</w:delText>
          </w:r>
        </w:del>
      </w:ins>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40" w:author="Giri, Vidyashankar (GDC SOC)" w:date="2018-07-23T05:52:00Z"/>
          <w:rFonts w:ascii="Arial" w:eastAsia="Arial" w:hAnsi="Arial" w:cs="Arial"/>
        </w:rPr>
      </w:pPr>
    </w:p>
    <w:tbl>
      <w:tblPr>
        <w:tblW w:w="8833"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Change w:id="1041" w:author="Steward, Rashaad (ArcSight Inc.)" w:date="2018-03-23T11:23:00Z">
          <w:tblPr>
            <w:tblW w:w="87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
        </w:tblPrChange>
      </w:tblPr>
      <w:tblGrid>
        <w:gridCol w:w="3023"/>
        <w:gridCol w:w="2905"/>
        <w:gridCol w:w="2905"/>
        <w:tblGridChange w:id="1042">
          <w:tblGrid>
            <w:gridCol w:w="2905"/>
            <w:gridCol w:w="2905"/>
            <w:gridCol w:w="2905"/>
          </w:tblGrid>
        </w:tblGridChange>
      </w:tblGrid>
      <w:tr w:rsidR="000A7CFA" w:rsidDel="0073600A" w:rsidTr="00F4001D">
        <w:trPr>
          <w:trHeight w:val="260"/>
          <w:tblHeader/>
          <w:del w:id="1043" w:author="Giri, Vidyashankar (GDC SOC)" w:date="2018-07-23T05:52:00Z"/>
          <w:trPrChange w:id="1044" w:author="Steward, Rashaad (ArcSight Inc.)" w:date="2018-03-23T11:23:00Z">
            <w:trPr>
              <w:trHeight w:val="260"/>
              <w:tblHeader/>
            </w:trPr>
          </w:trPrChange>
        </w:trPr>
        <w:tc>
          <w:tcPr>
            <w:tcW w:w="3023"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45" w:author="Steward, Rashaad (ArcSight Inc.)" w:date="2018-03-23T11:23:00Z">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46" w:author="Giri, Vidyashankar (GDC SOC)" w:date="2018-07-23T05:52:00Z"/>
              </w:rPr>
              <w:pPrChange w:id="1047" w:author="Giri, Vidyashankar (GDC SOC)" w:date="2018-07-23T05:52:00Z">
                <w:pPr>
                  <w:tabs>
                    <w:tab w:val="left" w:pos="1440"/>
                    <w:tab w:val="left" w:pos="2880"/>
                  </w:tabs>
                  <w:suppressAutoHyphens/>
                  <w:outlineLvl w:val="0"/>
                </w:pPr>
              </w:pPrChange>
            </w:pPr>
            <w:del w:id="1048" w:author="Giri, Vidyashankar (GDC SOC)" w:date="2018-07-23T05:52:00Z">
              <w:r w:rsidDel="0073600A">
                <w:rPr>
                  <w:rFonts w:cs="Arial Unicode MS"/>
                  <w:b/>
                  <w:bCs/>
                  <w:color w:val="FFFFFF"/>
                </w:rPr>
                <w:delText>Application/Ports</w:delText>
              </w:r>
            </w:del>
          </w:p>
        </w:tc>
        <w:tc>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49" w:author="Steward, Rashaad (ArcSight Inc.)" w:date="2018-03-23T11:23:00Z">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50" w:author="Giri, Vidyashankar (GDC SOC)" w:date="2018-07-23T05:52:00Z"/>
              </w:rPr>
              <w:pPrChange w:id="1051" w:author="Giri, Vidyashankar (GDC SOC)" w:date="2018-07-23T05:52:00Z">
                <w:pPr>
                  <w:tabs>
                    <w:tab w:val="left" w:pos="1440"/>
                    <w:tab w:val="left" w:pos="2880"/>
                  </w:tabs>
                  <w:suppressAutoHyphens/>
                  <w:outlineLvl w:val="0"/>
                </w:pPr>
              </w:pPrChange>
            </w:pPr>
            <w:del w:id="1052" w:author="Giri, Vidyashankar (GDC SOC)" w:date="2018-07-23T05:52:00Z">
              <w:r w:rsidDel="0073600A">
                <w:rPr>
                  <w:rFonts w:cs="Arial Unicode MS"/>
                  <w:color w:val="FFFFFF"/>
                </w:rPr>
                <w:delText>Protocol</w:delText>
              </w:r>
            </w:del>
          </w:p>
        </w:tc>
        <w:tc>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53" w:author="Steward, Rashaad (ArcSight Inc.)" w:date="2018-03-23T11:23:00Z">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54" w:author="Giri, Vidyashankar (GDC SOC)" w:date="2018-07-23T05:52:00Z"/>
              </w:rPr>
              <w:pPrChange w:id="1055" w:author="Giri, Vidyashankar (GDC SOC)" w:date="2018-07-23T05:52:00Z">
                <w:pPr>
                  <w:tabs>
                    <w:tab w:val="left" w:pos="1440"/>
                    <w:tab w:val="left" w:pos="2880"/>
                  </w:tabs>
                  <w:suppressAutoHyphens/>
                  <w:outlineLvl w:val="0"/>
                </w:pPr>
              </w:pPrChange>
            </w:pPr>
            <w:del w:id="1056" w:author="Giri, Vidyashankar (GDC SOC)" w:date="2018-07-23T05:52:00Z">
              <w:r w:rsidDel="0073600A">
                <w:rPr>
                  <w:rFonts w:cs="Arial Unicode MS"/>
                  <w:color w:val="FFFFFF"/>
                </w:rPr>
                <w:delText>Port</w:delText>
              </w:r>
            </w:del>
          </w:p>
        </w:tc>
      </w:tr>
      <w:tr w:rsidR="00130E46" w:rsidDel="0073600A" w:rsidTr="00F4001D">
        <w:tblPrEx>
          <w:shd w:val="clear" w:color="auto" w:fill="CAD8EC"/>
          <w:tblPrExChange w:id="1057" w:author="Steward, Rashaad (ArcSight Inc.)" w:date="2018-03-23T11:23:00Z">
            <w:tblPrEx>
              <w:shd w:val="clear" w:color="auto" w:fill="CAD8EC"/>
            </w:tblPrEx>
          </w:tblPrExChange>
        </w:tblPrEx>
        <w:trPr>
          <w:trHeight w:val="260"/>
          <w:del w:id="1058" w:author="Giri, Vidyashankar (GDC SOC)" w:date="2018-07-23T05:52:00Z"/>
          <w:trPrChange w:id="1059" w:author="Steward, Rashaad (ArcSight Inc.)" w:date="2018-03-23T11:23:00Z">
            <w:trPr>
              <w:trHeight w:val="260"/>
            </w:trPr>
          </w:trPrChange>
        </w:trPr>
        <w:tc>
          <w:tcPr>
            <w:tcW w:w="3023" w:type="dxa"/>
            <w:tcBorders>
              <w:top w:val="single" w:sz="24"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60" w:author="Steward, Rashaad (ArcSight Inc.)" w:date="2018-03-23T11:23:00Z">
              <w:tcPr>
                <w:tcW w:w="2905" w:type="dxa"/>
                <w:tcBorders>
                  <w:top w:val="single" w:sz="24"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61" w:author="Giri, Vidyashankar (GDC SOC)" w:date="2018-07-23T05:52:00Z"/>
                <w:rFonts w:cs="Arial Unicode MS"/>
                <w:color w:val="FFFFFF"/>
              </w:rPr>
              <w:pPrChange w:id="1062" w:author="Giri, Vidyashankar (GDC SOC)" w:date="2018-07-23T05:52:00Z">
                <w:pPr>
                  <w:tabs>
                    <w:tab w:val="left" w:pos="1440"/>
                    <w:tab w:val="left" w:pos="2880"/>
                  </w:tabs>
                  <w:suppressAutoHyphens/>
                  <w:outlineLvl w:val="0"/>
                </w:pPr>
              </w:pPrChange>
            </w:pPr>
            <w:del w:id="1063" w:author="Giri, Vidyashankar (GDC SOC)" w:date="2018-07-23T05:52:00Z">
              <w:r w:rsidDel="0073600A">
                <w:rPr>
                  <w:rFonts w:cs="Arial Unicode MS"/>
                  <w:color w:val="FFFFFF"/>
                </w:rPr>
                <w:delText>Node_Exporter</w:delText>
              </w:r>
            </w:del>
          </w:p>
        </w:tc>
        <w:tc>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Change w:id="1064" w:author="Steward, Rashaad (ArcSight Inc.)" w:date="2018-03-23T11:23:00Z">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65" w:author="Giri, Vidyashankar (GDC SOC)" w:date="2018-07-23T05:52:00Z"/>
                <w:rFonts w:cs="Arial Unicode MS"/>
                <w:color w:val="2F5284"/>
              </w:rPr>
              <w:pPrChange w:id="1066" w:author="Giri, Vidyashankar (GDC SOC)" w:date="2018-07-23T05:52:00Z">
                <w:pPr>
                  <w:tabs>
                    <w:tab w:val="left" w:pos="1440"/>
                    <w:tab w:val="left" w:pos="2880"/>
                  </w:tabs>
                  <w:suppressAutoHyphens/>
                  <w:outlineLvl w:val="0"/>
                </w:pPr>
              </w:pPrChange>
            </w:pPr>
            <w:del w:id="1067" w:author="Giri, Vidyashankar (GDC SOC)" w:date="2018-07-23T05:52:00Z">
              <w:r w:rsidDel="0073600A">
                <w:rPr>
                  <w:rFonts w:cs="Arial Unicode MS"/>
                  <w:color w:val="2F5284"/>
                </w:rPr>
                <w:delText>TCP/HTTP</w:delText>
              </w:r>
            </w:del>
          </w:p>
        </w:tc>
        <w:tc>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Change w:id="1068" w:author="Steward, Rashaad (ArcSight Inc.)" w:date="2018-03-23T11:23:00Z">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69" w:author="Giri, Vidyashankar (GDC SOC)" w:date="2018-07-23T05:52:00Z"/>
                <w:rFonts w:cs="Arial Unicode MS"/>
                <w:color w:val="2F5284"/>
              </w:rPr>
              <w:pPrChange w:id="1070" w:author="Giri, Vidyashankar (GDC SOC)" w:date="2018-07-23T05:52:00Z">
                <w:pPr>
                  <w:tabs>
                    <w:tab w:val="left" w:pos="1440"/>
                    <w:tab w:val="left" w:pos="2880"/>
                  </w:tabs>
                  <w:suppressAutoHyphens/>
                  <w:outlineLvl w:val="0"/>
                </w:pPr>
              </w:pPrChange>
            </w:pPr>
            <w:del w:id="1071" w:author="Giri, Vidyashankar (GDC SOC)" w:date="2018-07-23T05:52:00Z">
              <w:r w:rsidDel="0073600A">
                <w:rPr>
                  <w:rFonts w:cs="Arial Unicode MS"/>
                  <w:color w:val="2F5284"/>
                </w:rPr>
                <w:delText>9100</w:delText>
              </w:r>
            </w:del>
          </w:p>
        </w:tc>
      </w:tr>
      <w:tr w:rsidR="00130E46" w:rsidDel="0073600A" w:rsidTr="00F4001D">
        <w:tblPrEx>
          <w:shd w:val="clear" w:color="auto" w:fill="CAD8EC"/>
          <w:tblPrExChange w:id="1072" w:author="Steward, Rashaad (ArcSight Inc.)" w:date="2018-03-23T11:23:00Z">
            <w:tblPrEx>
              <w:shd w:val="clear" w:color="auto" w:fill="CAD8EC"/>
            </w:tblPrEx>
          </w:tblPrExChange>
        </w:tblPrEx>
        <w:trPr>
          <w:trHeight w:val="260"/>
          <w:del w:id="1073" w:author="Giri, Vidyashankar (GDC SOC)" w:date="2018-07-23T05:52:00Z"/>
          <w:trPrChange w:id="1074" w:author="Steward, Rashaad (ArcSight Inc.)" w:date="2018-03-23T11:23:00Z">
            <w:trPr>
              <w:trHeight w:val="260"/>
            </w:trPr>
          </w:trPrChange>
        </w:trPr>
        <w:tc>
          <w:tcPr>
            <w:tcW w:w="3023"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1075" w:author="Steward, Rashaad (ArcSight Inc.)" w:date="2018-03-23T11:23:00Z">
              <w:tcPr>
                <w:tcW w:w="2905"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76" w:author="Giri, Vidyashankar (GDC SOC)" w:date="2018-07-23T05:52:00Z"/>
                <w:rFonts w:cs="Arial Unicode MS"/>
                <w:color w:val="FFFFFF"/>
              </w:rPr>
              <w:pPrChange w:id="1077" w:author="Giri, Vidyashankar (GDC SOC)" w:date="2018-07-23T05:52:00Z">
                <w:pPr>
                  <w:tabs>
                    <w:tab w:val="left" w:pos="1440"/>
                    <w:tab w:val="left" w:pos="2880"/>
                  </w:tabs>
                  <w:suppressAutoHyphens/>
                  <w:outlineLvl w:val="0"/>
                </w:pPr>
              </w:pPrChange>
            </w:pPr>
            <w:del w:id="1078" w:author="Giri, Vidyashankar (GDC SOC)" w:date="2018-07-23T05:52:00Z">
              <w:r w:rsidDel="0073600A">
                <w:rPr>
                  <w:rFonts w:cs="Arial Unicode MS"/>
                  <w:color w:val="FFFFFF"/>
                </w:rPr>
                <w:delText>JMX_Exporter</w:delText>
              </w:r>
            </w:del>
          </w:p>
        </w:tc>
        <w:tc>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1079" w:author="Steward, Rashaad (ArcSight Inc.)" w:date="2018-03-23T11:23:00Z">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130E4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80" w:author="Giri, Vidyashankar (GDC SOC)" w:date="2018-07-23T05:52:00Z"/>
                <w:rFonts w:cs="Arial Unicode MS"/>
                <w:color w:val="2F5284"/>
              </w:rPr>
              <w:pPrChange w:id="1081" w:author="Giri, Vidyashankar (GDC SOC)" w:date="2018-07-23T05:52:00Z">
                <w:pPr>
                  <w:tabs>
                    <w:tab w:val="left" w:pos="1440"/>
                    <w:tab w:val="left" w:pos="2880"/>
                  </w:tabs>
                  <w:suppressAutoHyphens/>
                  <w:outlineLvl w:val="0"/>
                </w:pPr>
              </w:pPrChange>
            </w:pPr>
            <w:del w:id="1082" w:author="Giri, Vidyashankar (GDC SOC)" w:date="2018-07-23T05:52:00Z">
              <w:r w:rsidDel="0073600A">
                <w:rPr>
                  <w:rFonts w:cs="Arial Unicode MS"/>
                  <w:color w:val="2F5284"/>
                </w:rPr>
                <w:delText>TCP/HTTP</w:delText>
              </w:r>
            </w:del>
          </w:p>
        </w:tc>
        <w:tc>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1083" w:author="Steward, Rashaad (ArcSight Inc.)" w:date="2018-03-23T11:23:00Z">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84" w:author="Giri, Vidyashankar (GDC SOC)" w:date="2018-07-23T05:52:00Z"/>
                <w:rFonts w:cs="Arial Unicode MS"/>
                <w:color w:val="2F5284"/>
              </w:rPr>
              <w:pPrChange w:id="1085" w:author="Giri, Vidyashankar (GDC SOC)" w:date="2018-07-23T05:52:00Z">
                <w:pPr>
                  <w:tabs>
                    <w:tab w:val="left" w:pos="1440"/>
                    <w:tab w:val="left" w:pos="2880"/>
                  </w:tabs>
                  <w:suppressAutoHyphens/>
                  <w:outlineLvl w:val="0"/>
                </w:pPr>
              </w:pPrChange>
            </w:pPr>
            <w:del w:id="1086" w:author="Giri, Vidyashankar (GDC SOC)" w:date="2018-07-23T05:52:00Z">
              <w:r w:rsidDel="0073600A">
                <w:rPr>
                  <w:rFonts w:cs="Arial Unicode MS"/>
                  <w:color w:val="2F5284"/>
                </w:rPr>
                <w:delText>9010</w:delText>
              </w:r>
            </w:del>
          </w:p>
        </w:tc>
      </w:tr>
    </w:tbl>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87"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88" w:author="Giri, Vidyashankar (GDC SOC)" w:date="2018-07-23T05:52:00Z"/>
          <w:rFonts w:ascii="Arial" w:eastAsia="Arial" w:hAnsi="Arial" w:cs="Arial"/>
        </w:rPr>
        <w:pPrChange w:id="1089" w:author="Giri, Vidyashankar (GDC SOC)" w:date="2018-07-23T05:52:00Z">
          <w:pPr>
            <w:pStyle w:val="Informational"/>
          </w:pPr>
        </w:pPrChange>
      </w:pPr>
      <w:del w:id="1090" w:author="Giri, Vidyashankar (GDC SOC)" w:date="2018-07-23T05:52:00Z">
        <w:r w:rsidDel="0073600A">
          <w:rPr>
            <w:rFonts w:ascii="Arial" w:hAnsi="Arial"/>
          </w:rPr>
          <w:delText>Figure 3. CHM agent: Listening Ports</w:delText>
        </w:r>
      </w:del>
    </w:p>
    <w:p w:rsidR="002C1139" w:rsidDel="0073600A" w:rsidRDefault="002C1139">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091" w:author="Steward, Rashaad (ArcSight Inc.)" w:date="2018-03-23T12:58:00Z"/>
          <w:del w:id="1092" w:author="Giri, Vidyashankar (GDC SOC)" w:date="2018-07-23T05:52:00Z"/>
          <w:rFonts w:ascii="Arial" w:eastAsia="Calibri" w:hAnsi="Arial" w:cs="Calibri"/>
          <w:b/>
          <w:bCs/>
          <w:color w:val="0078EF"/>
          <w:kern w:val="32"/>
          <w:sz w:val="28"/>
          <w:szCs w:val="28"/>
          <w:u w:color="0078EF"/>
        </w:rPr>
        <w:pPrChange w:id="1093" w:author="Giri, Vidyashankar (GDC SOC)" w:date="2018-07-23T05:52:00Z">
          <w:pPr/>
        </w:pPrChange>
      </w:pPr>
      <w:bookmarkStart w:id="1094" w:name="_Toc4"/>
      <w:ins w:id="1095" w:author="Steward, Rashaad (ArcSight Inc.)" w:date="2018-03-23T12:58:00Z">
        <w:del w:id="1096" w:author="Giri, Vidyashankar (GDC SOC)" w:date="2018-07-23T05:52:00Z">
          <w:r w:rsidDel="0073600A">
            <w:rPr>
              <w:rFonts w:ascii="Arial" w:hAnsi="Arial"/>
            </w:rPr>
            <w:br w:type="page"/>
          </w:r>
        </w:del>
      </w:ins>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97" w:author="Giri, Vidyashankar (GDC SOC)" w:date="2018-07-23T05:52:00Z"/>
          <w:rFonts w:ascii="Arial" w:eastAsia="Arial" w:hAnsi="Arial" w:cs="Arial"/>
        </w:rPr>
        <w:pPrChange w:id="1098" w:author="Giri, Vidyashankar (GDC SOC)" w:date="2018-07-23T05:52:00Z">
          <w:pPr>
            <w:pStyle w:val="Heading"/>
          </w:pPr>
        </w:pPrChange>
      </w:pPr>
      <w:del w:id="1099" w:author="Giri, Vidyashankar (GDC SOC)" w:date="2018-07-23T05:52:00Z">
        <w:r w:rsidDel="0073600A">
          <w:rPr>
            <w:rFonts w:ascii="Arial" w:hAnsi="Arial"/>
          </w:rPr>
          <w:delText>Chapter 3: Component Install and Configuration</w:delText>
        </w:r>
        <w:bookmarkEnd w:id="1094"/>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00" w:author="Giri, Vidyashankar (GDC SOC)" w:date="2018-07-23T05:52:00Z"/>
          <w:rFonts w:ascii="Arial" w:eastAsia="Arial" w:hAnsi="Arial" w:cs="Arial"/>
        </w:rPr>
      </w:pPr>
      <w:del w:id="1101" w:author="Giri, Vidyashankar (GDC SOC)" w:date="2018-07-23T05:52:00Z">
        <w:r w:rsidDel="0073600A">
          <w:rPr>
            <w:rFonts w:ascii="Arial" w:hAnsi="Arial"/>
          </w:rPr>
          <w:delText xml:space="preserve">Installation of the CHM </w:delText>
        </w:r>
        <w:r w:rsidR="000659B4" w:rsidDel="0073600A">
          <w:rPr>
            <w:rFonts w:ascii="Arial" w:hAnsi="Arial"/>
          </w:rPr>
          <w:delText>components is</w:delText>
        </w:r>
        <w:r w:rsidDel="0073600A">
          <w:rPr>
            <w:rFonts w:ascii="Arial" w:hAnsi="Arial"/>
          </w:rPr>
          <w:delText xml:space="preserve"> performed by executing the deployment scripts </w:delText>
        </w:r>
        <w:r w:rsidR="00A44E29" w:rsidDel="0073600A">
          <w:rPr>
            <w:rFonts w:ascii="Arial" w:hAnsi="Arial"/>
          </w:rPr>
          <w:delText>provided</w:delText>
        </w:r>
        <w:r w:rsidR="000659B4" w:rsidDel="0073600A">
          <w:rPr>
            <w:rFonts w:ascii="Arial" w:hAnsi="Arial"/>
          </w:rPr>
          <w:delText xml:space="preserve"> by</w:delText>
        </w:r>
      </w:del>
      <w:ins w:id="1102" w:author="Steward, Rashaad (ArcSight Inc.)" w:date="2018-03-23T12:58:00Z">
        <w:del w:id="1103" w:author="Giri, Vidyashankar (GDC SOC)" w:date="2018-07-23T05:52:00Z">
          <w:r w:rsidR="002C1139" w:rsidDel="0073600A">
            <w:rPr>
              <w:rFonts w:ascii="Arial" w:hAnsi="Arial"/>
            </w:rPr>
            <w:delText xml:space="preserve"> Micro Focus</w:delText>
          </w:r>
        </w:del>
      </w:ins>
      <w:del w:id="1104" w:author="Giri, Vidyashankar (GDC SOC)" w:date="2018-07-23T05:52:00Z">
        <w:r w:rsidR="000659B4" w:rsidDel="0073600A">
          <w:rPr>
            <w:rFonts w:ascii="Arial" w:hAnsi="Arial"/>
          </w:rPr>
          <w:delText xml:space="preserve"> the Professional Services</w:delText>
        </w:r>
      </w:del>
      <w:ins w:id="1105" w:author="Steward, Rashaad (ArcSight Inc.)" w:date="2018-03-23T12:59:00Z">
        <w:del w:id="1106" w:author="Giri, Vidyashankar (GDC SOC)" w:date="2018-07-23T05:52:00Z">
          <w:r w:rsidR="002C1139" w:rsidDel="0073600A">
            <w:rPr>
              <w:rFonts w:ascii="Arial" w:hAnsi="Arial"/>
            </w:rPr>
            <w:delText>.</w:delText>
          </w:r>
        </w:del>
      </w:ins>
      <w:del w:id="1107" w:author="Giri, Vidyashankar (GDC SOC)" w:date="2018-07-23T05:52:00Z">
        <w:r w:rsidR="000659B4" w:rsidDel="0073600A">
          <w:rPr>
            <w:rFonts w:ascii="Arial" w:hAnsi="Arial"/>
          </w:rPr>
          <w:delText xml:space="preserve"> consultant</w:delText>
        </w:r>
        <w:r w:rsidR="00A44E29" w:rsidDel="0073600A">
          <w:rPr>
            <w:rFonts w:ascii="Arial" w:hAnsi="Arial"/>
          </w:rPr>
          <w:delText>.</w:delText>
        </w:r>
        <w:r w:rsidR="000659B4" w:rsidDel="0073600A">
          <w:rPr>
            <w:rFonts w:ascii="Arial" w:hAnsi="Arial"/>
          </w:rPr>
          <w:delText xml:space="preserve"> </w:delText>
        </w:r>
        <w:r w:rsidDel="0073600A">
          <w:rPr>
            <w:rFonts w:ascii="Arial" w:hAnsi="Arial"/>
          </w:rPr>
          <w:delText>The script</w:delText>
        </w:r>
        <w:r w:rsidR="000659B4" w:rsidDel="0073600A">
          <w:rPr>
            <w:rFonts w:ascii="Arial" w:hAnsi="Arial"/>
          </w:rPr>
          <w:delText>s require</w:delText>
        </w:r>
        <w:r w:rsidDel="0073600A">
          <w:rPr>
            <w:rFonts w:ascii="Arial" w:hAnsi="Arial"/>
          </w:rPr>
          <w:delText xml:space="preserve"> </w:delText>
        </w:r>
        <w:r w:rsidRPr="000659B4" w:rsidDel="0073600A">
          <w:rPr>
            <w:rFonts w:ascii="Arial" w:hAnsi="Arial"/>
            <w:b/>
            <w:i/>
          </w:rPr>
          <w:delText>root</w:delText>
        </w:r>
        <w:r w:rsidDel="0073600A">
          <w:rPr>
            <w:rFonts w:ascii="Arial" w:hAnsi="Arial"/>
          </w:rPr>
          <w:delText xml:space="preserve"> </w:delText>
        </w:r>
        <w:r w:rsidR="000659B4" w:rsidDel="0073600A">
          <w:rPr>
            <w:rFonts w:ascii="Arial" w:hAnsi="Arial"/>
          </w:rPr>
          <w:delText xml:space="preserve">level </w:delText>
        </w:r>
        <w:r w:rsidDel="0073600A">
          <w:rPr>
            <w:rFonts w:ascii="Arial" w:hAnsi="Arial"/>
          </w:rPr>
          <w:delText xml:space="preserve">permissions in order to perform the installation. </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08"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09" w:author="Giri, Vidyashankar (GDC SOC)" w:date="2018-07-23T05:52:00Z"/>
          <w:rFonts w:ascii="Arial" w:hAnsi="Arial"/>
        </w:rPr>
      </w:pPr>
      <w:del w:id="1110" w:author="Giri, Vidyashankar (GDC SOC)" w:date="2018-07-23T05:52:00Z">
        <w:r w:rsidDel="0073600A">
          <w:rPr>
            <w:rFonts w:ascii="Arial" w:hAnsi="Arial"/>
          </w:rPr>
          <w:delText>Actions performed by root user include:</w:delText>
        </w:r>
      </w:del>
    </w:p>
    <w:p w:rsidR="000659B4" w:rsidRPr="000659B4" w:rsidDel="0073600A"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11" w:author="Giri, Vidyashankar (GDC SOC)" w:date="2018-07-23T05:52:00Z"/>
          <w:rFonts w:ascii="Arial" w:eastAsia="Arial" w:hAnsi="Arial" w:cs="Arial"/>
        </w:rPr>
        <w:pPrChange w:id="1112" w:author="Giri, Vidyashankar (GDC SOC)" w:date="2018-07-23T05:52:00Z">
          <w:pPr>
            <w:pStyle w:val="Body"/>
            <w:numPr>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ind w:left="720" w:hanging="360"/>
          </w:pPr>
        </w:pPrChange>
      </w:pPr>
      <w:del w:id="1113" w:author="Giri, Vidyashankar (GDC SOC)" w:date="2018-07-23T05:52:00Z">
        <w:r w:rsidDel="0073600A">
          <w:rPr>
            <w:rFonts w:ascii="Arial" w:hAnsi="Arial"/>
          </w:rPr>
          <w:delText>Creation of the ‘arcsight’ user account and group</w:delText>
        </w:r>
      </w:del>
    </w:p>
    <w:p w:rsidR="000659B4" w:rsidDel="0073600A" w:rsidRDefault="000659B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14" w:author="Giri, Vidyashankar (GDC SOC)" w:date="2018-07-23T05:52:00Z"/>
          <w:rFonts w:ascii="Arial" w:eastAsia="Arial" w:hAnsi="Arial" w:cs="Arial"/>
        </w:rPr>
        <w:pPrChange w:id="1115" w:author="Giri, Vidyashankar (GDC SOC)" w:date="2018-07-23T05:52:00Z">
          <w:pPr>
            <w:pStyle w:val="Body"/>
            <w:numPr>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ind w:left="720" w:hanging="360"/>
          </w:pPr>
        </w:pPrChange>
      </w:pPr>
      <w:del w:id="1116" w:author="Giri, Vidyashankar (GDC SOC)" w:date="2018-07-23T05:52:00Z">
        <w:r w:rsidDel="0073600A">
          <w:rPr>
            <w:rFonts w:ascii="Arial" w:hAnsi="Arial"/>
          </w:rPr>
          <w:delText>Configuring ownership and permissions of the CHM binaries and configuration files</w:delText>
        </w:r>
      </w:del>
    </w:p>
    <w:p w:rsidR="000659B4" w:rsidDel="0073600A" w:rsidRDefault="004D01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17" w:author="Giri, Vidyashankar (GDC SOC)" w:date="2018-07-23T05:52:00Z"/>
          <w:rFonts w:ascii="Arial" w:eastAsia="Arial" w:hAnsi="Arial" w:cs="Arial"/>
        </w:rPr>
        <w:pPrChange w:id="1118" w:author="Giri, Vidyashankar (GDC SOC)" w:date="2018-07-23T05:52:00Z">
          <w:pPr>
            <w:pStyle w:val="Body"/>
            <w:numPr>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ind w:left="720" w:hanging="360"/>
          </w:pPr>
        </w:pPrChange>
      </w:pPr>
      <w:del w:id="1119" w:author="Giri, Vidyashankar (GDC SOC)" w:date="2018-07-23T05:52:00Z">
        <w:r w:rsidDel="0073600A">
          <w:rPr>
            <w:rFonts w:ascii="Arial" w:hAnsi="Arial"/>
          </w:rPr>
          <w:delText xml:space="preserve">Installing CHM service </w:delText>
        </w:r>
        <w:r w:rsidR="000659B4" w:rsidDel="0073600A">
          <w:rPr>
            <w:rFonts w:ascii="Arial" w:hAnsi="Arial"/>
          </w:rPr>
          <w:delText>scripts on the system</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20" w:author="Giri, Vidyashankar (GDC SOC)" w:date="2018-07-23T05:52:00Z"/>
          <w:rFonts w:ascii="Arial" w:eastAsia="Arial" w:hAnsi="Arial" w:cs="Arial"/>
        </w:rPr>
        <w:pPrChange w:id="1121" w:author="Giri, Vidyashankar (GDC SOC)" w:date="2018-07-23T05:52:00Z">
          <w:pPr>
            <w:pStyle w:val="Heading2"/>
          </w:pPr>
        </w:pPrChange>
      </w:pPr>
      <w:bookmarkStart w:id="1122" w:name="_Toc5"/>
      <w:del w:id="1123" w:author="Giri, Vidyashankar (GDC SOC)" w:date="2018-07-23T05:52:00Z">
        <w:r w:rsidDel="0073600A">
          <w:rPr>
            <w:rFonts w:ascii="Arial" w:hAnsi="Arial"/>
          </w:rPr>
          <w:delText>3.1 CHM Agent</w:delText>
        </w:r>
        <w:bookmarkEnd w:id="1122"/>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24" w:author="Giri, Vidyashankar (GDC SOC)" w:date="2018-07-23T05:52:00Z"/>
          <w:rFonts w:ascii="Arial" w:eastAsia="Arial" w:hAnsi="Arial" w:cs="Arial"/>
        </w:rPr>
        <w:pPrChange w:id="1125" w:author="Giri, Vidyashankar (GDC SOC)" w:date="2018-07-23T05:52:00Z">
          <w:pPr>
            <w:pStyle w:val="Subhead"/>
          </w:pPr>
        </w:pPrChange>
      </w:pPr>
      <w:bookmarkStart w:id="1126" w:name="_Toc6"/>
      <w:del w:id="1127" w:author="Giri, Vidyashankar (GDC SOC)" w:date="2018-07-23T05:52:00Z">
        <w:r w:rsidDel="0073600A">
          <w:rPr>
            <w:rFonts w:ascii="Arial" w:hAnsi="Arial"/>
          </w:rPr>
          <w:delText>3.1.1 Requirements</w:delText>
        </w:r>
        <w:bookmarkEnd w:id="1126"/>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28" w:author="Giri, Vidyashankar (GDC SOC)" w:date="2018-07-23T05:52:00Z"/>
          <w:rFonts w:ascii="Arial" w:eastAsia="Arial" w:hAnsi="Arial" w:cs="Arial"/>
        </w:rPr>
      </w:pPr>
      <w:del w:id="1129" w:author="Giri, Vidyashankar (GDC SOC)" w:date="2018-07-23T05:52:00Z">
        <w:r w:rsidDel="0073600A">
          <w:rPr>
            <w:rFonts w:ascii="Arial" w:hAnsi="Arial"/>
          </w:rPr>
          <w:delText xml:space="preserve">The </w:delText>
        </w:r>
        <w:r w:rsidDel="0073600A">
          <w:rPr>
            <w:rFonts w:ascii="Arial" w:hAnsi="Arial"/>
            <w:lang w:val="de-DE"/>
          </w:rPr>
          <w:delText>CHM Manager</w:delText>
        </w:r>
        <w:r w:rsidDel="0073600A">
          <w:rPr>
            <w:rFonts w:ascii="Arial" w:hAnsi="Arial"/>
          </w:rPr>
          <w:delText xml:space="preserve"> communicates with the agents via TCP/9010 (JMX Exporter) and TCP/9100 (Node Exporter). Please ensure that the network and host firewall </w:delText>
        </w:r>
        <w:r w:rsidR="004D0131" w:rsidDel="0073600A">
          <w:rPr>
            <w:rFonts w:ascii="Arial" w:hAnsi="Arial"/>
          </w:rPr>
          <w:delText>allow</w:delText>
        </w:r>
        <w:r w:rsidDel="0073600A">
          <w:rPr>
            <w:rFonts w:ascii="Arial" w:hAnsi="Arial"/>
          </w:rPr>
          <w:delText xml:space="preserve"> for the communication from the </w:delText>
        </w:r>
        <w:r w:rsidDel="0073600A">
          <w:rPr>
            <w:rFonts w:ascii="Arial" w:hAnsi="Arial"/>
            <w:lang w:val="de-DE"/>
          </w:rPr>
          <w:delText>CHM Manager</w:delText>
        </w:r>
        <w:r w:rsidDel="0073600A">
          <w:rPr>
            <w:rFonts w:ascii="Arial" w:hAnsi="Arial"/>
          </w:rPr>
          <w:delText xml:space="preserve"> to the ArcSight servers running the CHM Agents.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30"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31" w:author="Giri, Vidyashankar (GDC SOC)" w:date="2018-07-23T05:52:00Z"/>
          <w:rFonts w:ascii="Arial" w:eastAsia="Arial" w:hAnsi="Arial" w:cs="Arial"/>
        </w:rPr>
        <w:pPrChange w:id="1132" w:author="Giri, Vidyashankar (GDC SOC)" w:date="2018-07-23T05:52:00Z">
          <w:pPr>
            <w:pStyle w:val="Subhead"/>
          </w:pPr>
        </w:pPrChange>
      </w:pPr>
      <w:bookmarkStart w:id="1133" w:name="_Toc7"/>
      <w:del w:id="1134" w:author="Giri, Vidyashankar (GDC SOC)" w:date="2018-07-23T05:52:00Z">
        <w:r w:rsidDel="0073600A">
          <w:rPr>
            <w:rFonts w:ascii="Arial" w:hAnsi="Arial"/>
          </w:rPr>
          <w:delText>3.1.2 Installation</w:delText>
        </w:r>
        <w:bookmarkEnd w:id="1133"/>
      </w:del>
    </w:p>
    <w:p w:rsidR="000A7CFA" w:rsidRPr="00632081"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35" w:author="Giri, Vidyashankar (GDC SOC)" w:date="2018-07-23T05:52:00Z"/>
          <w:rFonts w:ascii="Arial" w:hAnsi="Arial"/>
          <w:rPrChange w:id="1136" w:author="Steward, Rashaad (ArcSight Inc.)" w:date="2018-03-23T13:00:00Z">
            <w:rPr>
              <w:del w:id="1137" w:author="Giri, Vidyashankar (GDC SOC)" w:date="2018-07-23T05:52:00Z"/>
            </w:rPr>
          </w:rPrChange>
        </w:rPr>
        <w:pPrChange w:id="1138" w:author="Giri, Vidyashankar (GDC SOC)" w:date="2018-07-23T05:52:00Z">
          <w:pPr>
            <w:pStyle w:val="Body"/>
          </w:pPr>
        </w:pPrChange>
      </w:pPr>
      <w:del w:id="1139" w:author="Giri, Vidyashankar (GDC SOC)" w:date="2018-07-23T05:52:00Z">
        <w:r w:rsidRPr="00632081" w:rsidDel="0073600A">
          <w:rPr>
            <w:rFonts w:ascii="Arial" w:hAnsi="Arial"/>
            <w:rPrChange w:id="1140" w:author="Steward, Rashaad (ArcSight Inc.)" w:date="2018-03-23T13:00:00Z">
              <w:rPr>
                <w:rFonts w:cs="Arial Unicode MS"/>
              </w:rPr>
            </w:rPrChange>
          </w:rPr>
          <w:delText xml:space="preserve">Once the files have been copied to the server, the installation can commence. While it does not matter where the script is executed from, this guide assumes that you are executing the script from the </w:delText>
        </w:r>
        <w:r w:rsidR="004D0131" w:rsidRPr="00632081" w:rsidDel="0073600A">
          <w:rPr>
            <w:rFonts w:ascii="Arial" w:hAnsi="Arial"/>
            <w:rPrChange w:id="1141" w:author="Steward, Rashaad (ArcSight Inc.)" w:date="2018-03-23T13:00:00Z">
              <w:rPr>
                <w:rFonts w:cs="Arial Unicode MS"/>
                <w:b/>
                <w:i/>
                <w:iCs/>
              </w:rPr>
            </w:rPrChange>
          </w:rPr>
          <w:delText>/</w:delText>
        </w:r>
        <w:r w:rsidRPr="00632081" w:rsidDel="0073600A">
          <w:rPr>
            <w:rFonts w:ascii="Arial" w:hAnsi="Arial"/>
            <w:rPrChange w:id="1142" w:author="Steward, Rashaad (ArcSight Inc.)" w:date="2018-03-23T13:00:00Z">
              <w:rPr>
                <w:rFonts w:cs="Arial Unicode MS"/>
                <w:b/>
                <w:i/>
                <w:iCs/>
              </w:rPr>
            </w:rPrChange>
          </w:rPr>
          <w:delText>tmp</w:delText>
        </w:r>
        <w:r w:rsidRPr="00632081" w:rsidDel="0073600A">
          <w:rPr>
            <w:rFonts w:ascii="Arial" w:hAnsi="Arial"/>
            <w:rPrChange w:id="1143" w:author="Steward, Rashaad (ArcSight Inc.)" w:date="2018-03-23T13:00:00Z">
              <w:rPr>
                <w:rFonts w:cs="Arial Unicode MS"/>
              </w:rPr>
            </w:rPrChange>
          </w:rPr>
          <w:delText xml:space="preserve"> directory.</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44" w:author="Giri, Vidyashankar (GDC SOC)" w:date="2018-07-23T05:52:00Z"/>
        </w:rPr>
        <w:pPrChange w:id="1145" w:author="Giri, Vidyashankar (GDC SOC)" w:date="2018-07-23T05:52:00Z">
          <w:pPr>
            <w:pStyle w:val="Body"/>
          </w:pPr>
        </w:pPrChange>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46" w:author="Giri, Vidyashankar (GDC SOC)" w:date="2018-07-23T05:52:00Z"/>
          <w:rFonts w:ascii="Arial" w:eastAsia="Arial" w:hAnsi="Arial" w:cs="Arial"/>
        </w:rPr>
        <w:pPrChange w:id="1147"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48" w:author="Giri, Vidyashankar (GDC SOC)" w:date="2018-07-23T05:52:00Z">
        <w:r w:rsidDel="0073600A">
          <w:rPr>
            <w:rFonts w:ascii="Arial" w:hAnsi="Arial"/>
          </w:rPr>
          <w:delText xml:space="preserve">If the user is not already in the </w:delText>
        </w:r>
        <w:r w:rsidRPr="004D0131" w:rsidDel="0073600A">
          <w:rPr>
            <w:rFonts w:ascii="Arial" w:hAnsi="Arial"/>
            <w:b/>
            <w:i/>
            <w:iCs/>
          </w:rPr>
          <w:delText>/tmp</w:delText>
        </w:r>
        <w:r w:rsidDel="0073600A">
          <w:rPr>
            <w:rFonts w:ascii="Arial" w:hAnsi="Arial"/>
          </w:rPr>
          <w:delText xml:space="preserve"> directory, change to the </w:delText>
        </w:r>
        <w:r w:rsidRPr="004D0131" w:rsidDel="0073600A">
          <w:rPr>
            <w:rFonts w:ascii="Arial" w:hAnsi="Arial"/>
            <w:b/>
            <w:i/>
            <w:iCs/>
          </w:rPr>
          <w:delText>/tmp</w:delText>
        </w:r>
        <w:r w:rsidDel="0073600A">
          <w:rPr>
            <w:rFonts w:ascii="Arial" w:hAnsi="Arial"/>
          </w:rPr>
          <w:delText xml:space="preserve"> directory.</w:delText>
        </w:r>
      </w:del>
    </w:p>
    <w:p w:rsidR="000A7CFA" w:rsidRPr="004633E3"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49" w:author="Giri, Vidyashankar (GDC SOC)" w:date="2018-07-23T05:52:00Z"/>
          <w:rFonts w:ascii="Calibri" w:eastAsia="Calibri" w:hAnsi="Calibri" w:cs="Calibri"/>
          <w:rPrChange w:id="1150" w:author="Steward, Rashaad (ArcSight Inc.)" w:date="2018-03-23T13:02:00Z">
            <w:rPr>
              <w:del w:id="1151" w:author="Giri, Vidyashankar (GDC SOC)" w:date="2018-07-23T05:52:00Z"/>
              <w:rFonts w:ascii="Arial" w:eastAsia="Arial" w:hAnsi="Arial" w:cs="Arial"/>
            </w:rPr>
          </w:rPrChange>
        </w:rPr>
        <w:pPrChange w:id="1152" w:author="Giri, Vidyashankar (GDC SOC)" w:date="2018-07-23T05:52:00Z">
          <w:pPr>
            <w:pStyle w:val="ConsolasInput"/>
          </w:pPr>
        </w:pPrChange>
      </w:pPr>
      <w:del w:id="1153" w:author="Giri, Vidyashankar (GDC SOC)" w:date="2018-07-23T05:52:00Z">
        <w:r w:rsidRPr="004633E3" w:rsidDel="0073600A">
          <w:rPr>
            <w:rFonts w:ascii="Calibri" w:hAnsi="Calibri"/>
            <w:rPrChange w:id="1154" w:author="Steward, Rashaad (ArcSight Inc.)" w:date="2018-03-23T13:02:00Z">
              <w:rPr>
                <w:rFonts w:ascii="Arial" w:hAnsi="Arial"/>
              </w:rPr>
            </w:rPrChange>
          </w:rPr>
          <w:delText>[root@chm-dev-esm tmp]# cd /tmp</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55"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56" w:author="Giri, Vidyashankar (GDC SOC)" w:date="2018-07-23T05:52:00Z"/>
          <w:rFonts w:ascii="Arial" w:eastAsia="Arial" w:hAnsi="Arial" w:cs="Arial"/>
        </w:rPr>
        <w:pPrChange w:id="1157"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58" w:author="Giri, Vidyashankar (GDC SOC)" w:date="2018-07-23T05:52:00Z">
        <w:r w:rsidDel="0073600A">
          <w:rPr>
            <w:rFonts w:ascii="Arial" w:hAnsi="Arial"/>
          </w:rPr>
          <w:delText>Extract the contents of chm-agents.tar.gz</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59" w:author="Giri, Vidyashankar (GDC SOC)" w:date="2018-07-23T05:52:00Z"/>
        </w:rPr>
        <w:pPrChange w:id="1160" w:author="Giri, Vidyashankar (GDC SOC)" w:date="2018-07-23T05:52:00Z">
          <w:pPr>
            <w:pStyle w:val="ConsolasInput"/>
          </w:pPr>
        </w:pPrChange>
      </w:pPr>
      <w:del w:id="1161" w:author="Giri, Vidyashankar (GDC SOC)" w:date="2018-07-23T05:52:00Z">
        <w:r w:rsidDel="0073600A">
          <w:delText>[root@chm-dev-esm tmp]# tar -zxvf chm-agents.tar.gz</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2"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3" w:author="Giri, Vidyashankar (GDC SOC)" w:date="2018-07-23T05:52:00Z"/>
          <w:rFonts w:ascii="Arial" w:eastAsia="Arial" w:hAnsi="Arial" w:cs="Arial"/>
        </w:rPr>
        <w:pPrChange w:id="1164"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65" w:author="Giri, Vidyashankar (GDC SOC)" w:date="2018-07-23T05:52:00Z">
        <w:r w:rsidDel="0073600A">
          <w:rPr>
            <w:rFonts w:ascii="Arial" w:hAnsi="Arial"/>
          </w:rPr>
          <w:delText>Change to the installer directory</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6" w:author="Giri, Vidyashankar (GDC SOC)" w:date="2018-07-23T05:52:00Z"/>
        </w:rPr>
        <w:pPrChange w:id="1167" w:author="Giri, Vidyashankar (GDC SOC)" w:date="2018-07-23T05:52:00Z">
          <w:pPr>
            <w:pStyle w:val="ConsolasInput"/>
          </w:pPr>
        </w:pPrChange>
      </w:pPr>
      <w:del w:id="1168" w:author="Giri, Vidyashankar (GDC SOC)" w:date="2018-07-23T05:52:00Z">
        <w:r w:rsidDel="0073600A">
          <w:delText>[root@chm-dev-esm tmp]# cd chm-agents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9"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0" w:author="Giri, Vidyashankar (GDC SOC)" w:date="2018-07-23T05:52:00Z"/>
          <w:rFonts w:ascii="Arial" w:eastAsia="Arial" w:hAnsi="Arial" w:cs="Arial"/>
        </w:rPr>
        <w:pPrChange w:id="1171"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72" w:author="Giri, Vidyashankar (GDC SOC)" w:date="2018-07-23T05:52:00Z">
        <w:r w:rsidDel="0073600A">
          <w:rPr>
            <w:rFonts w:ascii="Arial" w:hAnsi="Arial"/>
          </w:rPr>
          <w:delText>Make the script executable</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3" w:author="Giri, Vidyashankar (GDC SOC)" w:date="2018-07-23T05:52:00Z"/>
        </w:rPr>
        <w:pPrChange w:id="1174" w:author="Giri, Vidyashankar (GDC SOC)" w:date="2018-07-23T05:52:00Z">
          <w:pPr>
            <w:pStyle w:val="ConsolasInput"/>
          </w:pPr>
        </w:pPrChange>
      </w:pPr>
      <w:del w:id="1175" w:author="Giri, Vidyashankar (GDC SOC)" w:date="2018-07-23T05:52:00Z">
        <w:r w:rsidDel="0073600A">
          <w:delText>[root@chm-dev-esm chm-agents]# chmod +x chm-agents.sh</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6"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7" w:author="Giri, Vidyashankar (GDC SOC)" w:date="2018-07-23T05:52:00Z"/>
          <w:rFonts w:ascii="Arial" w:eastAsia="Arial" w:hAnsi="Arial" w:cs="Arial"/>
        </w:rPr>
        <w:pPrChange w:id="1178"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79" w:author="Giri, Vidyashankar (GDC SOC)" w:date="2018-07-23T05:52:00Z">
        <w:r w:rsidDel="0073600A">
          <w:rPr>
            <w:rFonts w:ascii="Arial" w:hAnsi="Arial"/>
          </w:rPr>
          <w:delText>Execute the installation script</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80" w:author="Giri, Vidyashankar (GDC SOC)" w:date="2018-07-23T05:52:00Z"/>
        </w:rPr>
        <w:pPrChange w:id="1181" w:author="Giri, Vidyashankar (GDC SOC)" w:date="2018-07-23T05:52:00Z">
          <w:pPr>
            <w:pStyle w:val="ConsolasInput"/>
          </w:pPr>
        </w:pPrChange>
      </w:pPr>
      <w:del w:id="1182" w:author="Giri, Vidyashankar (GDC SOC)" w:date="2018-07-23T05:52:00Z">
        <w:r w:rsidDel="0073600A">
          <w:delText>[root@chm-dev-esm chm-agents]# ./chm-agents.sh</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83" w:author="Giri, Vidyashankar (GDC SOC)" w:date="2018-07-23T05:52:00Z"/>
        </w:rPr>
        <w:pPrChange w:id="1184" w:author="Giri, Vidyashankar (GDC SOC)" w:date="2018-07-23T05:52:00Z">
          <w:pPr>
            <w:pStyle w:val="ConsolasOutput"/>
          </w:pPr>
        </w:pPrChange>
      </w:pPr>
      <w:del w:id="1185" w:author="Giri, Vidyashankar (GDC SOC)" w:date="2018-07-23T05:52:00Z">
        <w:r w:rsidDel="0073600A">
          <w:delText>Successfully updated server.wrapper.conf!</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86" w:author="Giri, Vidyashankar (GDC SOC)" w:date="2018-07-23T05:52:00Z"/>
        </w:rPr>
        <w:pPrChange w:id="1187" w:author="Giri, Vidyashankar (GDC SOC)" w:date="2018-07-23T05:52:00Z">
          <w:pPr>
            <w:pStyle w:val="ConsolasOutput"/>
          </w:pPr>
        </w:pPrChange>
      </w:pPr>
      <w:del w:id="1188" w:author="Giri, Vidyashankar (GDC SOC)" w:date="2018-07-23T05:52:00Z">
        <w:r w:rsidDel="0073600A">
          <w:delText>ESM manager service needs to restarted before changes take effect.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89"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90" w:author="Giri, Vidyashankar (GDC SOC)" w:date="2018-07-23T05:52:00Z"/>
          <w:rFonts w:ascii="Arial" w:eastAsia="Arial" w:hAnsi="Arial" w:cs="Arial"/>
        </w:rPr>
        <w:pPrChange w:id="1191"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92" w:author="Giri, Vidyashankar (GDC SOC)" w:date="2018-07-23T05:52:00Z">
        <w:r w:rsidDel="0073600A">
          <w:rPr>
            <w:rFonts w:ascii="Arial" w:hAnsi="Arial"/>
          </w:rPr>
          <w:delText>Restarting the manager service will start the jmx exporter</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93" w:author="Giri, Vidyashankar (GDC SOC)" w:date="2018-07-23T05:52:00Z"/>
        </w:rPr>
        <w:pPrChange w:id="1194" w:author="Giri, Vidyashankar (GDC SOC)" w:date="2018-07-23T05:52:00Z">
          <w:pPr>
            <w:pStyle w:val="ConsolasInput"/>
          </w:pPr>
        </w:pPrChange>
      </w:pPr>
      <w:del w:id="1195" w:author="Giri, Vidyashankar (GDC SOC)" w:date="2018-07-23T05:52:00Z">
        <w:r w:rsidDel="0073600A">
          <w:delText>[root@chm-dev-esm chm-agents]# /etc/init.d/arcsight_services restart manager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96"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97" w:author="Giri, Vidyashankar (GDC SOC)" w:date="2018-07-23T05:52:00Z"/>
          <w:rFonts w:ascii="Arial" w:eastAsia="Arial" w:hAnsi="Arial" w:cs="Arial"/>
        </w:rPr>
        <w:pPrChange w:id="1198"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99" w:author="Giri, Vidyashankar (GDC SOC)" w:date="2018-07-23T05:52:00Z">
        <w:r w:rsidDel="0073600A">
          <w:rPr>
            <w:rFonts w:ascii="Arial" w:hAnsi="Arial"/>
          </w:rPr>
          <w:delText xml:space="preserve">Start the node exporter service </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00" w:author="Giri, Vidyashankar (GDC SOC)" w:date="2018-07-23T05:52:00Z"/>
          <w:rFonts w:ascii="Arial" w:eastAsia="Arial" w:hAnsi="Arial" w:cs="Arial"/>
        </w:rPr>
        <w:pPrChange w:id="1201"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202" w:author="Giri, Vidyashankar (GDC SOC)" w:date="2018-07-23T05:52:00Z">
        <w:r w:rsidDel="0073600A">
          <w:rPr>
            <w:rFonts w:ascii="Arial" w:hAnsi="Arial"/>
          </w:rPr>
          <w:delText>On RHEL 6.x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03" w:author="Giri, Vidyashankar (GDC SOC)" w:date="2018-07-23T05:52:00Z"/>
        </w:rPr>
        <w:pPrChange w:id="1204"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205" w:author="Giri, Vidyashankar (GDC SOC)" w:date="2018-07-23T05:52:00Z">
        <w:r w:rsidDel="0073600A">
          <w:delText>[root@chm-dev-esm chm-agents]# service node_exporter start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06"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07" w:author="Giri, Vidyashankar (GDC SOC)" w:date="2018-07-23T05:52:00Z"/>
          <w:rFonts w:ascii="Arial" w:eastAsia="Arial" w:hAnsi="Arial" w:cs="Arial"/>
        </w:rPr>
        <w:pPrChange w:id="1208"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209" w:author="Giri, Vidyashankar (GDC SOC)" w:date="2018-07-23T05:52:00Z">
        <w:r w:rsidDel="0073600A">
          <w:rPr>
            <w:rFonts w:ascii="Arial" w:hAnsi="Arial"/>
          </w:rPr>
          <w:delText>On RHEL 7.x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10" w:author="Giri, Vidyashankar (GDC SOC)" w:date="2018-07-23T05:52:00Z"/>
        </w:rPr>
        <w:pPrChange w:id="1211" w:author="Giri, Vidyashankar (GDC SOC)" w:date="2018-07-23T05:52:00Z">
          <w:pPr>
            <w:pStyle w:val="ConsolasInput"/>
            <w:ind w:left="1368"/>
          </w:pPr>
        </w:pPrChange>
      </w:pPr>
      <w:del w:id="1212" w:author="Giri, Vidyashankar (GDC SOC)" w:date="2018-07-23T05:52:00Z">
        <w:r w:rsidDel="0073600A">
          <w:delText>[root@chm-dev-esm chm-agents]# systemctl start node_exporter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13" w:author="Giri, Vidyashankar (GDC SOC)" w:date="2018-07-23T05:52:00Z"/>
        </w:rPr>
        <w:pPrChange w:id="1214" w:author="Giri, Vidyashankar (GDC SOC)" w:date="2018-07-23T05:52:00Z">
          <w:pPr>
            <w:pStyle w:val="Body"/>
          </w:pPr>
        </w:pPrChange>
      </w:pPr>
    </w:p>
    <w:p w:rsidR="000A7CFA" w:rsidRPr="00BD4D7E"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15" w:author="Giri, Vidyashankar (GDC SOC)" w:date="2018-07-23T05:52:00Z"/>
          <w:rFonts w:ascii="Arial" w:hAnsi="Arial"/>
          <w:rPrChange w:id="1216" w:author="Steward, Rashaad (ArcSight Inc.)" w:date="2018-03-23T13:03:00Z">
            <w:rPr>
              <w:del w:id="1217" w:author="Giri, Vidyashankar (GDC SOC)" w:date="2018-07-23T05:52:00Z"/>
            </w:rPr>
          </w:rPrChange>
        </w:rPr>
        <w:pPrChange w:id="1218" w:author="Giri, Vidyashankar (GDC SOC)" w:date="2018-07-23T05:52:00Z">
          <w:pPr>
            <w:pStyle w:val="Body"/>
          </w:pPr>
        </w:pPrChange>
      </w:pPr>
      <w:del w:id="1219" w:author="Giri, Vidyashankar (GDC SOC)" w:date="2018-07-23T05:52:00Z">
        <w:r w:rsidRPr="00BD4D7E" w:rsidDel="0073600A">
          <w:rPr>
            <w:rFonts w:ascii="Arial" w:hAnsi="Arial"/>
            <w:rPrChange w:id="1220" w:author="Steward, Rashaad (ArcSight Inc.)" w:date="2018-03-23T13:03:00Z">
              <w:rPr>
                <w:rFonts w:cs="Arial Unicode MS"/>
              </w:rPr>
            </w:rPrChange>
          </w:rPr>
          <w:delText>After the services have been started, proceed to the installation of the CHM Manager.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21" w:author="Giri, Vidyashankar (GDC SOC)" w:date="2018-07-23T05:52:00Z"/>
        </w:rPr>
        <w:pPrChange w:id="1222" w:author="Giri, Vidyashankar (GDC SOC)" w:date="2018-07-23T05:52:00Z">
          <w:pPr>
            <w:pStyle w:val="Heading2"/>
          </w:pPr>
        </w:pPrChange>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23" w:author="Giri, Vidyashankar (GDC SOC)" w:date="2018-07-23T05:52:00Z"/>
          <w:rFonts w:ascii="Arial" w:eastAsia="Arial" w:hAnsi="Arial" w:cs="Arial"/>
        </w:rPr>
        <w:pPrChange w:id="1224" w:author="Giri, Vidyashankar (GDC SOC)" w:date="2018-07-23T05:52:00Z">
          <w:pPr>
            <w:pStyle w:val="Heading2"/>
          </w:pPr>
        </w:pPrChange>
      </w:pPr>
      <w:bookmarkStart w:id="1225" w:name="_Toc8"/>
      <w:del w:id="1226" w:author="Giri, Vidyashankar (GDC SOC)" w:date="2018-07-23T05:52:00Z">
        <w:r w:rsidDel="0073600A">
          <w:rPr>
            <w:rFonts w:ascii="Arial" w:hAnsi="Arial"/>
          </w:rPr>
          <w:delText xml:space="preserve">3.2 </w:delText>
        </w:r>
        <w:r w:rsidDel="0073600A">
          <w:rPr>
            <w:rFonts w:ascii="Arial" w:hAnsi="Arial"/>
            <w:lang w:val="de-DE"/>
          </w:rPr>
          <w:delText>CHM Manager</w:delText>
        </w:r>
        <w:bookmarkEnd w:id="1225"/>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27" w:author="Giri, Vidyashankar (GDC SOC)" w:date="2018-07-23T05:52:00Z"/>
          <w:rFonts w:ascii="Arial" w:eastAsia="Arial" w:hAnsi="Arial" w:cs="Arial"/>
        </w:rPr>
        <w:pPrChange w:id="1228" w:author="Giri, Vidyashankar (GDC SOC)" w:date="2018-07-23T05:52:00Z">
          <w:pPr>
            <w:pStyle w:val="Subhead"/>
          </w:pPr>
        </w:pPrChange>
      </w:pPr>
      <w:bookmarkStart w:id="1229" w:name="_Toc9"/>
      <w:del w:id="1230" w:author="Giri, Vidyashankar (GDC SOC)" w:date="2018-07-23T05:52:00Z">
        <w:r w:rsidDel="0073600A">
          <w:rPr>
            <w:rFonts w:ascii="Arial" w:hAnsi="Arial"/>
          </w:rPr>
          <w:delText>3.2.1 Requirements</w:delText>
        </w:r>
        <w:bookmarkEnd w:id="1229"/>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1" w:author="Giri, Vidyashankar (GDC SOC)" w:date="2018-07-23T05:52:00Z"/>
          <w:rFonts w:ascii="Arial" w:eastAsia="Arial" w:hAnsi="Arial" w:cs="Arial"/>
        </w:rPr>
      </w:pPr>
      <w:del w:id="1232" w:author="Giri, Vidyashankar (GDC SOC)" w:date="2018-07-23T05:52:00Z">
        <w:r w:rsidDel="0073600A">
          <w:rPr>
            <w:rFonts w:ascii="Arial" w:hAnsi="Arial"/>
          </w:rPr>
          <w:delText xml:space="preserve">The </w:delText>
        </w:r>
        <w:r w:rsidDel="0073600A">
          <w:rPr>
            <w:rFonts w:ascii="Arial" w:hAnsi="Arial"/>
            <w:lang w:val="de-DE"/>
          </w:rPr>
          <w:delText>CHM Manager</w:delText>
        </w:r>
        <w:r w:rsidDel="0073600A">
          <w:rPr>
            <w:rFonts w:ascii="Arial" w:hAnsi="Arial"/>
          </w:rPr>
          <w:delText xml:space="preserve"> installer will place the binaries and configuration files in the following directories: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3"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4" w:author="Giri, Vidyashankar (GDC SOC)" w:date="2018-07-23T05:52:00Z"/>
          <w:rFonts w:ascii="Arial" w:eastAsia="Arial" w:hAnsi="Arial" w:cs="Arial"/>
          <w:b/>
          <w:bCs/>
        </w:rPr>
      </w:pPr>
      <w:del w:id="1235" w:author="Giri, Vidyashankar (GDC SOC)" w:date="2018-07-23T05:52:00Z">
        <w:r w:rsidDel="0073600A">
          <w:rPr>
            <w:rFonts w:ascii="Arial" w:hAnsi="Arial"/>
            <w:b/>
            <w:bCs/>
          </w:rPr>
          <w:delText>CHM Visualization Component</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6" w:author="Giri, Vidyashankar (GDC SOC)" w:date="2018-07-23T05:52:00Z"/>
          <w:rFonts w:ascii="Arial" w:eastAsia="Arial" w:hAnsi="Arial" w:cs="Arial"/>
        </w:rPr>
      </w:pPr>
      <w:del w:id="1237" w:author="Giri, Vidyashankar (GDC SOC)" w:date="2018-07-23T05:52:00Z">
        <w:r w:rsidDel="0073600A">
          <w:rPr>
            <w:rFonts w:ascii="Arial" w:hAnsi="Arial"/>
          </w:rPr>
          <w:delText>/opt/arcsight</w:delText>
        </w:r>
        <w:r w:rsidR="00605A8F" w:rsidDel="0073600A">
          <w:rPr>
            <w:rFonts w:ascii="Arial" w:hAnsi="Arial"/>
          </w:rPr>
          <w:delText>/chm/</w:delText>
        </w:r>
        <w:r w:rsidDel="0073600A">
          <w:rPr>
            <w:rFonts w:ascii="Arial" w:hAnsi="Arial"/>
          </w:rPr>
          <w:delText>grafana</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8"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9" w:author="Giri, Vidyashankar (GDC SOC)" w:date="2018-07-23T05:52:00Z"/>
          <w:rFonts w:ascii="Arial" w:eastAsia="Arial" w:hAnsi="Arial" w:cs="Arial"/>
          <w:b/>
          <w:bCs/>
        </w:rPr>
      </w:pPr>
      <w:del w:id="1240" w:author="Giri, Vidyashankar (GDC SOC)" w:date="2018-07-23T05:52:00Z">
        <w:r w:rsidDel="0073600A">
          <w:rPr>
            <w:rFonts w:ascii="Arial" w:hAnsi="Arial"/>
            <w:b/>
            <w:bCs/>
          </w:rPr>
          <w:delText>CHM Metrics Component</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41" w:author="Giri, Vidyashankar (GDC SOC)" w:date="2018-07-23T05:52:00Z"/>
          <w:rFonts w:ascii="Arial" w:eastAsia="Arial" w:hAnsi="Arial" w:cs="Arial"/>
        </w:rPr>
      </w:pPr>
      <w:del w:id="1242" w:author="Giri, Vidyashankar (GDC SOC)" w:date="2018-07-23T05:52:00Z">
        <w:r w:rsidDel="0073600A">
          <w:rPr>
            <w:rFonts w:ascii="Arial" w:hAnsi="Arial"/>
          </w:rPr>
          <w:delText>/opt/arcsight</w:delText>
        </w:r>
        <w:r w:rsidR="00605A8F" w:rsidDel="0073600A">
          <w:rPr>
            <w:rFonts w:ascii="Arial" w:hAnsi="Arial"/>
          </w:rPr>
          <w:delText>/chm/</w:delText>
        </w:r>
        <w:r w:rsidDel="0073600A">
          <w:rPr>
            <w:rFonts w:ascii="Arial" w:hAnsi="Arial"/>
          </w:rPr>
          <w:delText>prometheus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43"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44" w:author="Giri, Vidyashankar (GDC SOC)" w:date="2018-07-23T05:52:00Z"/>
          <w:rFonts w:ascii="Arial" w:eastAsia="Arial" w:hAnsi="Arial" w:cs="Arial"/>
        </w:rPr>
      </w:pPr>
      <w:del w:id="1245" w:author="Giri, Vidyashankar (GDC SOC)" w:date="2018-07-23T05:52:00Z">
        <w:r w:rsidDel="0073600A">
          <w:rPr>
            <w:rFonts w:ascii="Arial" w:hAnsi="Arial"/>
          </w:rPr>
          <w:delText xml:space="preserve">Prior to running the </w:delText>
        </w:r>
        <w:r w:rsidDel="0073600A">
          <w:rPr>
            <w:rFonts w:ascii="Arial" w:hAnsi="Arial"/>
            <w:lang w:val="de-DE"/>
          </w:rPr>
          <w:delText>CHM Manager</w:delText>
        </w:r>
        <w:r w:rsidDel="0073600A">
          <w:rPr>
            <w:rFonts w:ascii="Arial" w:hAnsi="Arial"/>
          </w:rPr>
          <w:delText xml:space="preserve"> installer, make sure that the install script has been copied to the server.</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46" w:author="Giri, Vidyashankar (GDC SOC)" w:date="2018-07-23T05:52:00Z"/>
          <w:rFonts w:ascii="Arial" w:eastAsia="Arial" w:hAnsi="Arial" w:cs="Arial"/>
        </w:rPr>
        <w:pPrChange w:id="1247" w:author="Giri, Vidyashankar (GDC SOC)" w:date="2018-07-23T05:52:00Z">
          <w:pPr>
            <w:pStyle w:val="Subhead"/>
          </w:pPr>
        </w:pPrChange>
      </w:pPr>
      <w:bookmarkStart w:id="1248" w:name="_Toc10"/>
      <w:del w:id="1249" w:author="Giri, Vidyashankar (GDC SOC)" w:date="2018-07-23T05:52:00Z">
        <w:r w:rsidDel="0073600A">
          <w:rPr>
            <w:rFonts w:ascii="Arial" w:hAnsi="Arial"/>
          </w:rPr>
          <w:delText>3.2.2 Installation</w:delText>
        </w:r>
        <w:bookmarkEnd w:id="1248"/>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0" w:author="Giri, Vidyashankar (GDC SOC)" w:date="2018-07-23T05:52:00Z"/>
          <w:rFonts w:ascii="Arial" w:eastAsia="Arial" w:hAnsi="Arial" w:cs="Arial"/>
        </w:rPr>
        <w:pPrChange w:id="125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52" w:author="Giri, Vidyashankar (GDC SOC)" w:date="2018-07-23T05:52:00Z">
        <w:r w:rsidDel="0073600A">
          <w:rPr>
            <w:rFonts w:ascii="Arial" w:hAnsi="Arial"/>
          </w:rPr>
          <w:delText>If the user is not already in the /tmp directory, change directory to the /tmp directory.</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3" w:author="Giri, Vidyashankar (GDC SOC)" w:date="2018-07-23T05:52:00Z"/>
        </w:rPr>
        <w:pPrChange w:id="1254" w:author="Giri, Vidyashankar (GDC SOC)" w:date="2018-07-23T05:52:00Z">
          <w:pPr>
            <w:pStyle w:val="ConsolasInput"/>
          </w:pPr>
        </w:pPrChange>
      </w:pPr>
      <w:del w:id="1255" w:author="Giri, Vidyashankar (GDC SOC)" w:date="2018-07-23T05:52:00Z">
        <w:r w:rsidDel="0073600A">
          <w:delText>[root@chm-dev-master ~]# cd /tmp/</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6"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7" w:author="Giri, Vidyashankar (GDC SOC)" w:date="2018-07-23T05:52:00Z"/>
          <w:rFonts w:ascii="Arial" w:eastAsia="Arial" w:hAnsi="Arial" w:cs="Arial"/>
        </w:rPr>
        <w:pPrChange w:id="1258"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59" w:author="Giri, Vidyashankar (GDC SOC)" w:date="2018-07-23T05:52:00Z">
        <w:r w:rsidDel="0073600A">
          <w:rPr>
            <w:rFonts w:ascii="Arial" w:hAnsi="Arial"/>
          </w:rPr>
          <w:delText>Extract the contents of chm-manager.tar.gz</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0" w:author="Giri, Vidyashankar (GDC SOC)" w:date="2018-07-23T05:52:00Z"/>
        </w:rPr>
        <w:pPrChange w:id="1261" w:author="Giri, Vidyashankar (GDC SOC)" w:date="2018-07-23T05:52:00Z">
          <w:pPr>
            <w:pStyle w:val="ConsolasInput"/>
          </w:pPr>
        </w:pPrChange>
      </w:pPr>
      <w:del w:id="1262" w:author="Giri, Vidyashankar (GDC SOC)" w:date="2018-07-23T05:52:00Z">
        <w:r w:rsidDel="0073600A">
          <w:delText>[root@chm-dev-master tmp]# tar zxvf chm-manager.tar.gz</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3"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4" w:author="Giri, Vidyashankar (GDC SOC)" w:date="2018-07-23T05:52:00Z"/>
          <w:rFonts w:ascii="Arial" w:eastAsia="Arial" w:hAnsi="Arial" w:cs="Arial"/>
        </w:rPr>
        <w:pPrChange w:id="1265"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66" w:author="Giri, Vidyashankar (GDC SOC)" w:date="2018-07-23T05:52:00Z">
        <w:r w:rsidDel="0073600A">
          <w:rPr>
            <w:rFonts w:ascii="Arial" w:hAnsi="Arial"/>
          </w:rPr>
          <w:delText>Change to installer directory</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7" w:author="Giri, Vidyashankar (GDC SOC)" w:date="2018-07-23T05:52:00Z"/>
        </w:rPr>
        <w:pPrChange w:id="1268" w:author="Giri, Vidyashankar (GDC SOC)" w:date="2018-07-23T05:52:00Z">
          <w:pPr>
            <w:pStyle w:val="ConsolasInput"/>
          </w:pPr>
        </w:pPrChange>
      </w:pPr>
      <w:del w:id="1269" w:author="Giri, Vidyashankar (GDC SOC)" w:date="2018-07-23T05:52:00Z">
        <w:r w:rsidDel="0073600A">
          <w:delText>[root@chm-dev-master tmp]# cd chm-manager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0"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1" w:author="Giri, Vidyashankar (GDC SOC)" w:date="2018-07-23T05:52:00Z"/>
          <w:rFonts w:ascii="Arial" w:eastAsia="Arial" w:hAnsi="Arial" w:cs="Arial"/>
        </w:rPr>
        <w:pPrChange w:id="1272"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73" w:author="Giri, Vidyashankar (GDC SOC)" w:date="2018-07-23T05:52:00Z">
        <w:r w:rsidDel="0073600A">
          <w:rPr>
            <w:rFonts w:ascii="Arial" w:hAnsi="Arial"/>
          </w:rPr>
          <w:delText>Make the script executable.</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4" w:author="Giri, Vidyashankar (GDC SOC)" w:date="2018-07-23T05:52:00Z"/>
        </w:rPr>
        <w:pPrChange w:id="1275" w:author="Giri, Vidyashankar (GDC SOC)" w:date="2018-07-23T05:52:00Z">
          <w:pPr>
            <w:pStyle w:val="ConsolasInput"/>
          </w:pPr>
        </w:pPrChange>
      </w:pPr>
      <w:del w:id="1276" w:author="Giri, Vidyashankar (GDC SOC)" w:date="2018-07-23T05:52:00Z">
        <w:r w:rsidDel="0073600A">
          <w:delText>[root@chm-dev-master ahc-server]# chmod +x chm-manager.sh</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7"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8" w:author="Giri, Vidyashankar (GDC SOC)" w:date="2018-07-23T05:52:00Z"/>
          <w:rFonts w:ascii="Arial" w:eastAsia="Arial" w:hAnsi="Arial" w:cs="Arial"/>
        </w:rPr>
        <w:pPrChange w:id="1279"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80" w:author="Giri, Vidyashankar (GDC SOC)" w:date="2018-07-23T05:52:00Z">
        <w:r w:rsidDel="0073600A">
          <w:rPr>
            <w:rFonts w:ascii="Arial" w:hAnsi="Arial"/>
          </w:rPr>
          <w:delText>Execute the installation script.</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1" w:author="Giri, Vidyashankar (GDC SOC)" w:date="2018-07-23T05:52:00Z"/>
        </w:rPr>
        <w:pPrChange w:id="1282" w:author="Giri, Vidyashankar (GDC SOC)" w:date="2018-07-23T05:52:00Z">
          <w:pPr>
            <w:pStyle w:val="ConsolasInput"/>
          </w:pPr>
        </w:pPrChange>
      </w:pPr>
      <w:del w:id="1283" w:author="Giri, Vidyashankar (GDC SOC)" w:date="2018-07-23T05:52:00Z">
        <w:r w:rsidDel="0073600A">
          <w:delText>[root@chm-dev-master ahc-server]# ./chm-manager.sh</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4"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5" w:author="Giri, Vidyashankar (GDC SOC)" w:date="2018-07-23T05:52:00Z"/>
          <w:rFonts w:ascii="Arial" w:eastAsia="Arial" w:hAnsi="Arial" w:cs="Arial"/>
        </w:rPr>
      </w:pPr>
      <w:del w:id="1286" w:author="Giri, Vidyashankar (GDC SOC)" w:date="2018-07-23T05:52:00Z">
        <w:r w:rsidDel="0073600A">
          <w:rPr>
            <w:rFonts w:ascii="Arial" w:hAnsi="Arial"/>
          </w:rPr>
          <w:delText xml:space="preserve">When the installation script is executed, the </w:delText>
        </w:r>
        <w:r w:rsidDel="0073600A">
          <w:rPr>
            <w:rFonts w:ascii="Arial" w:hAnsi="Arial"/>
            <w:lang w:val="de-DE"/>
          </w:rPr>
          <w:delText>CHM Manager</w:delText>
        </w:r>
        <w:r w:rsidDel="0073600A">
          <w:rPr>
            <w:rFonts w:ascii="Arial" w:hAnsi="Arial"/>
          </w:rPr>
          <w:delText xml:space="preserve"> components are moved to their corresponding directories and service configurations are enabled. Before the services are started, the application must be configured.</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7"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8" w:author="Giri, Vidyashankar (GDC SOC)" w:date="2018-07-23T05:52:00Z"/>
          <w:rFonts w:ascii="Arial" w:eastAsia="Arial" w:hAnsi="Arial" w:cs="Arial"/>
        </w:rPr>
        <w:pPrChange w:id="1289" w:author="Giri, Vidyashankar (GDC SOC)" w:date="2018-07-23T05:52:00Z">
          <w:pPr>
            <w:pStyle w:val="Subhead"/>
          </w:pPr>
        </w:pPrChange>
      </w:pPr>
      <w:bookmarkStart w:id="1290" w:name="_Toc11"/>
      <w:del w:id="1291" w:author="Giri, Vidyashankar (GDC SOC)" w:date="2018-07-23T05:52:00Z">
        <w:r w:rsidDel="0073600A">
          <w:rPr>
            <w:rFonts w:ascii="Arial" w:hAnsi="Arial"/>
          </w:rPr>
          <w:delText>3.2.3 Configuration</w:delText>
        </w:r>
        <w:bookmarkEnd w:id="1290"/>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92" w:author="Giri, Vidyashankar (GDC SOC)" w:date="2018-07-23T05:52:00Z"/>
          <w:rFonts w:ascii="Arial" w:eastAsia="Arial" w:hAnsi="Arial" w:cs="Arial"/>
        </w:rPr>
      </w:pPr>
      <w:del w:id="1293" w:author="Giri, Vidyashankar (GDC SOC)" w:date="2018-07-23T05:52:00Z">
        <w:r w:rsidDel="0073600A">
          <w:rPr>
            <w:rFonts w:ascii="Arial" w:hAnsi="Arial"/>
          </w:rPr>
          <w:delText xml:space="preserve">This guide will use “ACME Corp” as the customer name. You will use the name of your organization any time the customer name is referenced. Additionally, the first target will always be the system where the </w:delText>
        </w:r>
        <w:r w:rsidDel="0073600A">
          <w:rPr>
            <w:rFonts w:ascii="Arial" w:hAnsi="Arial"/>
            <w:lang w:val="de-DE"/>
          </w:rPr>
          <w:delText>CHM Manager</w:delText>
        </w:r>
        <w:r w:rsidDel="0073600A">
          <w:rPr>
            <w:rFonts w:ascii="Arial" w:hAnsi="Arial"/>
          </w:rPr>
          <w:delText xml:space="preserve"> components are installed. In this guide, that system is “chm-dev-master”, but in your environment, the first target will be auto populated using the value of the </w:delText>
        </w:r>
        <w:r w:rsidDel="0073600A">
          <w:rPr>
            <w:rFonts w:ascii="Arial" w:hAnsi="Arial"/>
            <w:i/>
            <w:iCs/>
          </w:rPr>
          <w:delText>hostname</w:delText>
        </w:r>
        <w:r w:rsidDel="0073600A">
          <w:rPr>
            <w:rFonts w:ascii="Arial" w:hAnsi="Arial"/>
          </w:rPr>
          <w:delText xml:space="preserve"> command.</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94"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95" w:author="Giri, Vidyashankar (GDC SOC)" w:date="2018-07-23T05:52:00Z"/>
          <w:rFonts w:ascii="Arial" w:eastAsia="Arial" w:hAnsi="Arial" w:cs="Arial"/>
          <w:b/>
          <w:bCs/>
        </w:rPr>
      </w:pPr>
      <w:del w:id="1296" w:author="Giri, Vidyashankar (GDC SOC)" w:date="2018-07-23T05:52:00Z">
        <w:r w:rsidDel="0073600A">
          <w:rPr>
            <w:rFonts w:ascii="Arial" w:hAnsi="Arial"/>
            <w:b/>
            <w:bCs/>
          </w:rPr>
          <w:delText>Prometheus</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97" w:author="Giri, Vidyashankar (GDC SOC)" w:date="2018-07-23T05:52:00Z"/>
          <w:rFonts w:ascii="Arial" w:eastAsia="Arial" w:hAnsi="Arial" w:cs="Arial"/>
        </w:rPr>
      </w:pPr>
      <w:del w:id="1298" w:author="Giri, Vidyashankar (GDC SOC)" w:date="2018-07-23T05:52:00Z">
        <w:r w:rsidDel="0073600A">
          <w:rPr>
            <w:rFonts w:ascii="Arial" w:hAnsi="Arial"/>
          </w:rPr>
          <w:delText>The ArcSight systems that need to be monitored need to be added to the prometheus</w:delText>
        </w:r>
      </w:del>
      <w:ins w:id="1299" w:author="Steward, Rashaad (ArcSight Inc.)" w:date="2018-03-23T13:04:00Z">
        <w:del w:id="1300" w:author="Giri, Vidyashankar (GDC SOC)" w:date="2018-07-23T05:52:00Z">
          <w:r w:rsidR="006022F1" w:rsidDel="0073600A">
            <w:rPr>
              <w:rFonts w:ascii="Arial" w:hAnsi="Arial"/>
            </w:rPr>
            <w:delText>Prometheus</w:delText>
          </w:r>
        </w:del>
      </w:ins>
      <w:del w:id="1301" w:author="Giri, Vidyashankar (GDC SOC)" w:date="2018-07-23T05:52:00Z">
        <w:r w:rsidDel="0073600A">
          <w:rPr>
            <w:rFonts w:ascii="Arial" w:hAnsi="Arial"/>
          </w:rPr>
          <w:delText xml:space="preserve"> configuration file. The configuration file resides in the Prometheus home directory.</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2"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3" w:author="Giri, Vidyashankar (GDC SOC)" w:date="2018-07-23T05:52:00Z"/>
          <w:rFonts w:ascii="Arial" w:eastAsia="Arial" w:hAnsi="Arial" w:cs="Arial"/>
        </w:rPr>
        <w:pPrChange w:id="1304" w:author="Giri, Vidyashankar (GDC SOC)" w:date="2018-07-23T05:52:00Z">
          <w:pPr>
            <w:pStyle w:val="Body"/>
            <w:numPr>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305" w:author="Giri, Vidyashankar (GDC SOC)" w:date="2018-07-23T05:52:00Z">
        <w:r w:rsidDel="0073600A">
          <w:rPr>
            <w:rFonts w:ascii="Arial" w:hAnsi="Arial"/>
          </w:rPr>
          <w:delText xml:space="preserve"> Open the file with a file editor and add the systems that will be monitored</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6" w:author="Giri, Vidyashankar (GDC SOC)" w:date="2018-07-23T05:52:00Z"/>
        </w:rPr>
        <w:pPrChange w:id="1307" w:author="Giri, Vidyashankar (GDC SOC)" w:date="2018-07-23T05:52:00Z">
          <w:pPr>
            <w:pStyle w:val="ConsolasInput"/>
          </w:pPr>
        </w:pPrChange>
      </w:pPr>
      <w:del w:id="1308" w:author="Giri, Vidyashankar (GDC SOC)" w:date="2018-07-23T05:52:00Z">
        <w:r w:rsidDel="0073600A">
          <w:delText>[root@chm-dev-master ~]# vim /opt/arcsight</w:delText>
        </w:r>
        <w:r w:rsidR="00605A8F" w:rsidDel="0073600A">
          <w:delText>/chm/</w:delText>
        </w:r>
        <w:r w:rsidDel="0073600A">
          <w:delText>prometheus/prometheus.yml</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9"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0" w:author="Giri, Vidyashankar (GDC SOC)" w:date="2018-07-23T05:52:00Z"/>
          <w:rFonts w:ascii="Arial" w:eastAsia="Arial" w:hAnsi="Arial" w:cs="Arial"/>
        </w:rPr>
        <w:pPrChange w:id="131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312" w:author="Giri, Vidyashankar (GDC SOC)" w:date="2018-07-23T05:52:00Z">
        <w:r w:rsidDel="0073600A">
          <w:rPr>
            <w:rFonts w:ascii="Arial" w:hAnsi="Arial"/>
          </w:rPr>
          <w:delText xml:space="preserve">Update the </w:delText>
        </w:r>
        <w:r w:rsidDel="0073600A">
          <w:rPr>
            <w:rFonts w:ascii="Arial" w:hAnsi="Arial"/>
            <w:i/>
            <w:iCs/>
          </w:rPr>
          <w:delText>customer and target fields.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3"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4" w:author="Giri, Vidyashankar (GDC SOC)" w:date="2018-07-23T05:52:00Z"/>
          <w:rFonts w:ascii="Arial" w:eastAsia="Arial" w:hAnsi="Arial" w:cs="Arial"/>
        </w:rPr>
      </w:pPr>
      <w:del w:id="1315" w:author="Giri, Vidyashankar (GDC SOC)" w:date="2018-07-23T05:52:00Z">
        <w:r w:rsidDel="0073600A">
          <w:rPr>
            <w:rFonts w:ascii="Arial" w:hAnsi="Arial"/>
          </w:rPr>
          <w:delText>Before:</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6" w:author="Giri, Vidyashankar (GDC SOC)" w:date="2018-07-23T05:52:00Z"/>
          <w:rFonts w:ascii="Arial" w:eastAsia="Arial" w:hAnsi="Arial" w:cs="Arial"/>
        </w:rPr>
      </w:pPr>
      <w:del w:id="1317" w:author="Giri, Vidyashankar (GDC SOC)" w:date="2018-07-23T05:52:00Z">
        <w:r w:rsidDel="0073600A">
          <w:rPr>
            <w:rFonts w:ascii="Arial" w:eastAsia="Arial" w:hAnsi="Arial" w:cs="Arial"/>
            <w:noProof/>
            <w:lang w:val="en-GB" w:eastAsia="en-GB"/>
          </w:rPr>
          <w:drawing>
            <wp:inline distT="0" distB="0" distL="0" distR="0">
              <wp:extent cx="1696349" cy="33490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24">
                        <a:extLst/>
                      </a:blip>
                      <a:stretch>
                        <a:fillRect/>
                      </a:stretch>
                    </pic:blipFill>
                    <pic:spPr>
                      <a:xfrm>
                        <a:off x="0" y="0"/>
                        <a:ext cx="1696349" cy="334902"/>
                      </a:xfrm>
                      <a:prstGeom prst="rect">
                        <a:avLst/>
                      </a:prstGeom>
                      <a:ln w="12700" cap="flat">
                        <a:noFill/>
                        <a:miter lim="400000"/>
                      </a:ln>
                      <a:effectLst/>
                    </pic:spPr>
                  </pic:pic>
                </a:graphicData>
              </a:graphic>
            </wp:inline>
          </w:drawing>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8" w:author="Giri, Vidyashankar (GDC SOC)" w:date="2018-07-23T05:52:00Z"/>
          <w:rFonts w:ascii="Arial" w:eastAsia="Arial" w:hAnsi="Arial" w:cs="Arial"/>
        </w:rPr>
        <w:pPrChange w:id="1319" w:author="Giri, Vidyashankar (GDC SOC)" w:date="2018-07-23T05:52:00Z">
          <w:pPr>
            <w:pStyle w:val="Informational"/>
          </w:pPr>
        </w:pPrChange>
      </w:pPr>
      <w:del w:id="1320" w:author="Giri, Vidyashankar (GDC SOC)" w:date="2018-07-23T05:52:00Z">
        <w:r w:rsidDel="0073600A">
          <w:rPr>
            <w:rFonts w:ascii="Arial" w:hAnsi="Arial"/>
          </w:rPr>
          <w:delText>Figure 4. Prometheus Config: Customer Label</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1" w:author="Giri, Vidyashankar (GDC SOC)" w:date="2018-07-23T05:52:00Z"/>
          <w:rFonts w:ascii="Arial" w:eastAsia="Arial" w:hAnsi="Arial" w:cs="Arial"/>
        </w:rPr>
        <w:pPrChange w:id="1322" w:author="Giri, Vidyashankar (GDC SOC)" w:date="2018-07-23T05:52:00Z">
          <w:pPr>
            <w:pStyle w:val="Informational"/>
          </w:pPr>
        </w:pPrChange>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3" w:author="Giri, Vidyashankar (GDC SOC)" w:date="2018-07-23T05:52:00Z"/>
          <w:rFonts w:ascii="Arial" w:eastAsia="Arial" w:hAnsi="Arial" w:cs="Arial"/>
        </w:rPr>
        <w:pPrChange w:id="1324" w:author="Giri, Vidyashankar (GDC SOC)" w:date="2018-07-23T05:52:00Z">
          <w:pPr>
            <w:pStyle w:val="Informational"/>
          </w:pPr>
        </w:pPrChange>
      </w:pPr>
      <w:del w:id="1325" w:author="Giri, Vidyashankar (GDC SOC)" w:date="2018-07-23T05:52:00Z">
        <w:r w:rsidDel="0073600A">
          <w:rPr>
            <w:rFonts w:ascii="Arial" w:eastAsia="Arial" w:hAnsi="Arial" w:cs="Arial"/>
            <w:noProof/>
            <w:lang w:val="en-GB" w:eastAsia="en-GB"/>
          </w:rPr>
          <w:drawing>
            <wp:inline distT="0" distB="0" distL="0" distR="0">
              <wp:extent cx="1694694" cy="56772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25">
                        <a:extLst/>
                      </a:blip>
                      <a:stretch>
                        <a:fillRect/>
                      </a:stretch>
                    </pic:blipFill>
                    <pic:spPr>
                      <a:xfrm>
                        <a:off x="0" y="0"/>
                        <a:ext cx="1694694" cy="567723"/>
                      </a:xfrm>
                      <a:prstGeom prst="rect">
                        <a:avLst/>
                      </a:prstGeom>
                      <a:ln w="12700" cap="flat">
                        <a:noFill/>
                        <a:miter lim="400000"/>
                      </a:ln>
                      <a:effectLst/>
                    </pic:spPr>
                  </pic:pic>
                </a:graphicData>
              </a:graphic>
            </wp:inline>
          </w:drawing>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6" w:author="Giri, Vidyashankar (GDC SOC)" w:date="2018-07-23T05:52:00Z"/>
          <w:rFonts w:ascii="Arial" w:eastAsia="Arial" w:hAnsi="Arial" w:cs="Arial"/>
        </w:rPr>
        <w:pPrChange w:id="1327" w:author="Giri, Vidyashankar (GDC SOC)" w:date="2018-07-23T05:52:00Z">
          <w:pPr>
            <w:pStyle w:val="Informational"/>
          </w:pPr>
        </w:pPrChange>
      </w:pPr>
      <w:del w:id="1328" w:author="Giri, Vidyashankar (GDC SOC)" w:date="2018-07-23T05:52:00Z">
        <w:r w:rsidDel="0073600A">
          <w:rPr>
            <w:rFonts w:ascii="Arial" w:hAnsi="Arial"/>
          </w:rPr>
          <w:delText>Figure 5. Prometheus Config: Target List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9" w:author="Giri, Vidyashankar (GDC SOC)" w:date="2018-07-23T05:52:00Z"/>
          <w:rFonts w:ascii="Arial" w:eastAsia="Arial" w:hAnsi="Arial" w:cs="Arial"/>
        </w:rPr>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0"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1" w:author="Giri, Vidyashankar (GDC SOC)" w:date="2018-07-23T05:52:00Z"/>
          <w:rFonts w:ascii="Arial" w:eastAsia="Arial" w:hAnsi="Arial" w:cs="Arial"/>
        </w:rPr>
      </w:pPr>
      <w:del w:id="1332" w:author="Giri, Vidyashankar (GDC SOC)" w:date="2018-07-23T05:52:00Z">
        <w:r w:rsidDel="0073600A">
          <w:rPr>
            <w:rFonts w:ascii="Arial" w:hAnsi="Arial"/>
          </w:rPr>
          <w:delText>After:</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3" w:author="Giri, Vidyashankar (GDC SOC)" w:date="2018-07-23T05:52:00Z"/>
          <w:rFonts w:ascii="Arial" w:eastAsia="Arial" w:hAnsi="Arial" w:cs="Arial"/>
        </w:rPr>
      </w:pPr>
      <w:del w:id="1334" w:author="Giri, Vidyashankar (GDC SOC)" w:date="2018-07-23T05:52:00Z">
        <w:r w:rsidDel="0073600A">
          <w:rPr>
            <w:rFonts w:ascii="Arial" w:eastAsia="Arial" w:hAnsi="Arial" w:cs="Arial"/>
            <w:noProof/>
            <w:lang w:val="en-GB" w:eastAsia="en-GB"/>
          </w:rPr>
          <w:drawing>
            <wp:inline distT="0" distB="0" distL="0" distR="0">
              <wp:extent cx="1701128" cy="3966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26">
                        <a:extLst/>
                      </a:blip>
                      <a:stretch>
                        <a:fillRect/>
                      </a:stretch>
                    </pic:blipFill>
                    <pic:spPr>
                      <a:xfrm>
                        <a:off x="0" y="0"/>
                        <a:ext cx="1701128" cy="396636"/>
                      </a:xfrm>
                      <a:prstGeom prst="rect">
                        <a:avLst/>
                      </a:prstGeom>
                      <a:ln w="12700" cap="flat">
                        <a:noFill/>
                        <a:miter lim="400000"/>
                      </a:ln>
                      <a:effectLst/>
                    </pic:spPr>
                  </pic:pic>
                </a:graphicData>
              </a:graphic>
            </wp:inline>
          </w:drawing>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5" w:author="Giri, Vidyashankar (GDC SOC)" w:date="2018-07-23T05:52:00Z"/>
          <w:rFonts w:ascii="Arial" w:eastAsia="Arial" w:hAnsi="Arial" w:cs="Arial"/>
        </w:rPr>
        <w:pPrChange w:id="1336" w:author="Giri, Vidyashankar (GDC SOC)" w:date="2018-07-23T05:52:00Z">
          <w:pPr>
            <w:pStyle w:val="Informational"/>
          </w:pPr>
        </w:pPrChange>
      </w:pPr>
      <w:del w:id="1337" w:author="Giri, Vidyashankar (GDC SOC)" w:date="2018-07-23T05:52:00Z">
        <w:r w:rsidDel="0073600A">
          <w:rPr>
            <w:rFonts w:ascii="Arial" w:hAnsi="Arial"/>
          </w:rPr>
          <w:delText>Figure 6. Prometheues Config: Customer Label Updated</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8"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9" w:author="Giri, Vidyashankar (GDC SOC)" w:date="2018-07-23T05:52:00Z"/>
          <w:rFonts w:ascii="Arial" w:eastAsia="Arial" w:hAnsi="Arial" w:cs="Arial"/>
        </w:rPr>
      </w:pPr>
      <w:del w:id="1340" w:author="Giri, Vidyashankar (GDC SOC)" w:date="2018-07-23T05:52:00Z">
        <w:r w:rsidDel="0073600A">
          <w:rPr>
            <w:rFonts w:ascii="Arial" w:eastAsia="Arial" w:hAnsi="Arial" w:cs="Arial"/>
            <w:noProof/>
            <w:lang w:val="en-GB" w:eastAsia="en-GB"/>
          </w:rPr>
          <w:drawing>
            <wp:inline distT="0" distB="0" distL="0" distR="0">
              <wp:extent cx="1691503" cy="55651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27">
                        <a:extLst/>
                      </a:blip>
                      <a:stretch>
                        <a:fillRect/>
                      </a:stretch>
                    </pic:blipFill>
                    <pic:spPr>
                      <a:xfrm>
                        <a:off x="0" y="0"/>
                        <a:ext cx="1691503" cy="556512"/>
                      </a:xfrm>
                      <a:prstGeom prst="rect">
                        <a:avLst/>
                      </a:prstGeom>
                      <a:ln w="12700" cap="flat">
                        <a:noFill/>
                        <a:miter lim="400000"/>
                      </a:ln>
                      <a:effectLst/>
                    </pic:spPr>
                  </pic:pic>
                </a:graphicData>
              </a:graphic>
            </wp:inline>
          </w:drawing>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1" w:author="Giri, Vidyashankar (GDC SOC)" w:date="2018-07-23T05:52:00Z"/>
          <w:rFonts w:ascii="Arial" w:eastAsia="Arial" w:hAnsi="Arial" w:cs="Arial"/>
        </w:rPr>
        <w:pPrChange w:id="1342" w:author="Giri, Vidyashankar (GDC SOC)" w:date="2018-07-23T05:52:00Z">
          <w:pPr>
            <w:pStyle w:val="Informational"/>
          </w:pPr>
        </w:pPrChange>
      </w:pPr>
      <w:del w:id="1343" w:author="Giri, Vidyashankar (GDC SOC)" w:date="2018-07-23T05:52:00Z">
        <w:r w:rsidDel="0073600A">
          <w:rPr>
            <w:rFonts w:ascii="Arial" w:hAnsi="Arial"/>
          </w:rPr>
          <w:delText>Figure 7. Prometheues Config: Target List Updated</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4" w:author="Giri, Vidyashankar (GDC SOC)" w:date="2018-07-23T05:52:00Z"/>
          <w:rFonts w:ascii="Arial" w:eastAsia="Arial" w:hAnsi="Arial" w:cs="Arial"/>
        </w:rPr>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5"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6" w:author="Giri, Vidyashankar (GDC SOC)" w:date="2018-07-23T05:52:00Z"/>
          <w:rFonts w:ascii="Arial" w:eastAsia="Arial" w:hAnsi="Arial" w:cs="Arial"/>
        </w:rPr>
      </w:pPr>
      <w:del w:id="1347" w:author="Giri, Vidyashankar (GDC SOC)" w:date="2018-07-23T05:52:00Z">
        <w:r w:rsidDel="0073600A">
          <w:rPr>
            <w:rFonts w:ascii="Arial" w:hAnsi="Arial"/>
          </w:rPr>
          <w:delText>If there are multiple ArcSight servers being monitored, they can be added to the list as seen on the screenshot below</w:delText>
        </w:r>
      </w:del>
      <w:ins w:id="1348" w:author="Steward, Rashaad (ArcSight Inc.)" w:date="2018-03-23T13:05:00Z">
        <w:del w:id="1349" w:author="Giri, Vidyashankar (GDC SOC)" w:date="2018-07-23T05:52:00Z">
          <w:r w:rsidR="00AB24B8" w:rsidDel="0073600A">
            <w:rPr>
              <w:rFonts w:ascii="Arial" w:hAnsi="Arial"/>
            </w:rPr>
            <w:delText>:</w:delText>
          </w:r>
        </w:del>
      </w:ins>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0" w:author="Giri, Vidyashankar (GDC SOC)" w:date="2018-07-23T05:52:00Z"/>
          <w:rFonts w:ascii="Arial" w:eastAsia="Arial" w:hAnsi="Arial" w:cs="Arial"/>
        </w:rPr>
      </w:pPr>
      <w:del w:id="1351" w:author="Giri, Vidyashankar (GDC SOC)" w:date="2018-07-23T05:52:00Z">
        <w:r w:rsidDel="0073600A">
          <w:rPr>
            <w:rFonts w:ascii="Arial" w:eastAsia="Arial" w:hAnsi="Arial" w:cs="Arial"/>
            <w:noProof/>
            <w:lang w:val="en-GB" w:eastAsia="en-GB"/>
          </w:rPr>
          <w:drawing>
            <wp:inline distT="0" distB="0" distL="0" distR="0">
              <wp:extent cx="1684886" cy="834854"/>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28">
                        <a:extLst/>
                      </a:blip>
                      <a:stretch>
                        <a:fillRect/>
                      </a:stretch>
                    </pic:blipFill>
                    <pic:spPr>
                      <a:xfrm>
                        <a:off x="0" y="0"/>
                        <a:ext cx="1684886" cy="834854"/>
                      </a:xfrm>
                      <a:prstGeom prst="rect">
                        <a:avLst/>
                      </a:prstGeom>
                      <a:ln w="12700" cap="flat">
                        <a:noFill/>
                        <a:miter lim="400000"/>
                      </a:ln>
                      <a:effectLst/>
                    </pic:spPr>
                  </pic:pic>
                </a:graphicData>
              </a:graphic>
            </wp:inline>
          </w:drawing>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2" w:author="Giri, Vidyashankar (GDC SOC)" w:date="2018-07-23T05:52:00Z"/>
          <w:rFonts w:ascii="Arial" w:eastAsia="Arial" w:hAnsi="Arial" w:cs="Arial"/>
        </w:rPr>
        <w:pPrChange w:id="1353" w:author="Giri, Vidyashankar (GDC SOC)" w:date="2018-07-23T05:52:00Z">
          <w:pPr>
            <w:pStyle w:val="Informational"/>
          </w:pPr>
        </w:pPrChange>
      </w:pPr>
      <w:del w:id="1354" w:author="Giri, Vidyashankar (GDC SOC)" w:date="2018-07-23T05:52:00Z">
        <w:r w:rsidDel="0073600A">
          <w:rPr>
            <w:rFonts w:ascii="Arial" w:hAnsi="Arial"/>
          </w:rPr>
          <w:delText>Figure 8. Prometheues Config: Target List with Multiple Servers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5" w:author="Giri, Vidyashankar (GDC SOC)" w:date="2018-07-23T05:52:00Z"/>
          <w:rFonts w:ascii="Arial" w:eastAsia="Arial" w:hAnsi="Arial" w:cs="Arial"/>
        </w:rPr>
        <w:pPrChange w:id="1356" w:author="Giri, Vidyashankar (GDC SOC)" w:date="2018-07-23T05:52:00Z">
          <w:pPr>
            <w:pStyle w:val="Informational"/>
          </w:pPr>
        </w:pPrChange>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7" w:author="Giri, Vidyashankar (GDC SOC)" w:date="2018-07-23T05:52:00Z"/>
          <w:rFonts w:ascii="Arial" w:eastAsia="Arial" w:hAnsi="Arial" w:cs="Arial"/>
          <w:b/>
          <w:bCs/>
          <w:i/>
          <w:iCs/>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8" w:author="Giri, Vidyashankar (GDC SOC)" w:date="2018-07-23T05:52:00Z"/>
          <w:rFonts w:ascii="Arial" w:eastAsia="Arial" w:hAnsi="Arial" w:cs="Arial"/>
          <w:b/>
          <w:bCs/>
        </w:rPr>
      </w:pPr>
      <w:del w:id="1359" w:author="Giri, Vidyashankar (GDC SOC)" w:date="2018-07-23T05:52:00Z">
        <w:r w:rsidDel="0073600A">
          <w:rPr>
            <w:rFonts w:ascii="Arial" w:hAnsi="Arial"/>
            <w:b/>
            <w:bCs/>
          </w:rPr>
          <w:delText>Alertmanager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60" w:author="Giri, Vidyashankar (GDC SOC)" w:date="2018-07-23T05:52:00Z"/>
          <w:rFonts w:ascii="Arial" w:eastAsia="Arial" w:hAnsi="Arial" w:cs="Arial"/>
          <w:b/>
          <w:bCs/>
          <w:i/>
          <w:iCs/>
        </w:rPr>
      </w:pPr>
    </w:p>
    <w:p w:rsidR="000A7CFA" w:rsidDel="0073600A" w:rsidRDefault="00A3585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61" w:author="Giri, Vidyashankar (GDC SOC)" w:date="2018-07-23T05:52:00Z"/>
          <w:rFonts w:ascii="Arial" w:eastAsia="Arial" w:hAnsi="Arial" w:cs="Arial"/>
        </w:rPr>
      </w:pPr>
      <w:ins w:id="1362" w:author="Victor Pineiro" w:date="2018-03-23T16:34:00Z">
        <w:del w:id="1363" w:author="Giri, Vidyashankar (GDC SOC)" w:date="2018-07-23T05:52:00Z">
          <w:r w:rsidDel="0073600A">
            <w:rPr>
              <w:rFonts w:ascii="Arial" w:hAnsi="Arial"/>
            </w:rPr>
            <w:delText>Alertmanager</w:delText>
          </w:r>
        </w:del>
      </w:ins>
      <w:ins w:id="1364" w:author="Victor Pineiro" w:date="2018-03-23T16:35:00Z">
        <w:del w:id="1365" w:author="Giri, Vidyashankar (GDC SOC)" w:date="2018-07-23T05:52:00Z">
          <w:r w:rsidDel="0073600A">
            <w:rPr>
              <w:rFonts w:ascii="Arial" w:hAnsi="Arial"/>
            </w:rPr>
            <w:delText xml:space="preserve"> is responsible for sending out notifications once an alert condition has been triggered on Prometheus.</w:delText>
          </w:r>
        </w:del>
      </w:ins>
      <w:ins w:id="1366" w:author="Victor Pineiro" w:date="2018-03-23T16:45:00Z">
        <w:del w:id="1367" w:author="Giri, Vidyashankar (GDC SOC)" w:date="2018-07-23T05:52:00Z">
          <w:r w:rsidDel="0073600A">
            <w:rPr>
              <w:rFonts w:ascii="Arial" w:hAnsi="Arial"/>
            </w:rPr>
            <w:delText xml:space="preserve"> </w:delText>
          </w:r>
        </w:del>
      </w:ins>
      <w:ins w:id="1368" w:author="Victor Pineiro" w:date="2018-03-23T16:52:00Z">
        <w:del w:id="1369" w:author="Giri, Vidyashankar (GDC SOC)" w:date="2018-07-23T05:52:00Z">
          <w:r w:rsidR="008B2ACB" w:rsidDel="0073600A">
            <w:rPr>
              <w:rFonts w:ascii="Arial" w:hAnsi="Arial"/>
            </w:rPr>
            <w:delText xml:space="preserve">In order for the GDC engineers </w:delText>
          </w:r>
        </w:del>
      </w:ins>
      <w:ins w:id="1370" w:author="Victor Pineiro" w:date="2018-03-23T16:53:00Z">
        <w:del w:id="1371" w:author="Giri, Vidyashankar (GDC SOC)" w:date="2018-07-23T05:52:00Z">
          <w:r w:rsidR="008B2ACB" w:rsidDel="0073600A">
            <w:rPr>
              <w:rFonts w:ascii="Arial" w:hAnsi="Arial"/>
            </w:rPr>
            <w:delText xml:space="preserve">to </w:delText>
          </w:r>
        </w:del>
      </w:ins>
      <w:ins w:id="1372" w:author="Victor Pineiro" w:date="2018-03-23T16:52:00Z">
        <w:del w:id="1373" w:author="Giri, Vidyashankar (GDC SOC)" w:date="2018-07-23T05:52:00Z">
          <w:r w:rsidR="008B2ACB" w:rsidDel="0073600A">
            <w:rPr>
              <w:rFonts w:ascii="Arial" w:hAnsi="Arial"/>
            </w:rPr>
            <w:delText>receive the Prometheus alerts</w:delText>
          </w:r>
        </w:del>
      </w:ins>
      <w:ins w:id="1374" w:author="Victor Pineiro" w:date="2018-03-23T16:54:00Z">
        <w:del w:id="1375" w:author="Giri, Vidyashankar (GDC SOC)" w:date="2018-07-23T05:52:00Z">
          <w:r w:rsidR="008B2ACB" w:rsidDel="0073600A">
            <w:rPr>
              <w:rFonts w:ascii="Arial" w:hAnsi="Arial"/>
            </w:rPr>
            <w:delText>, Alertmanager</w:delText>
          </w:r>
        </w:del>
      </w:ins>
      <w:ins w:id="1376" w:author="Victor Pineiro" w:date="2018-03-23T16:55:00Z">
        <w:del w:id="1377" w:author="Giri, Vidyashankar (GDC SOC)" w:date="2018-07-23T05:52:00Z">
          <w:r w:rsidR="007E7761" w:rsidDel="0073600A">
            <w:rPr>
              <w:rFonts w:ascii="Arial" w:hAnsi="Arial"/>
            </w:rPr>
            <w:delText xml:space="preserve"> needs to be configured to send SMTP notifications to the GDC. Follow the steps below to </w:delText>
          </w:r>
        </w:del>
      </w:ins>
      <w:ins w:id="1378" w:author="Victor Pineiro" w:date="2018-03-23T17:00:00Z">
        <w:del w:id="1379" w:author="Giri, Vidyashankar (GDC SOC)" w:date="2018-07-23T05:52:00Z">
          <w:r w:rsidR="007E7761" w:rsidDel="0073600A">
            <w:rPr>
              <w:rFonts w:ascii="Arial" w:hAnsi="Arial"/>
            </w:rPr>
            <w:delText>configure SMTP notifications.</w:delText>
          </w:r>
        </w:del>
      </w:ins>
      <w:del w:id="1380" w:author="Giri, Vidyashankar (GDC SOC)" w:date="2018-07-23T05:52:00Z">
        <w:r w:rsidR="004D0131" w:rsidDel="0073600A">
          <w:rPr>
            <w:rFonts w:ascii="Arial" w:hAnsi="Arial"/>
          </w:rPr>
          <w:delText>&lt;FIX&gt;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81"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82" w:author="Giri, Vidyashankar (GDC SOC)" w:date="2018-07-23T05:52:00Z"/>
          <w:rFonts w:ascii="Arial" w:eastAsia="Arial" w:hAnsi="Arial" w:cs="Arial"/>
        </w:rPr>
        <w:pPrChange w:id="1383" w:author="Giri, Vidyashankar (GDC SOC)" w:date="2018-07-23T05:52:00Z">
          <w:pPr>
            <w:pStyle w:val="Body"/>
            <w:numPr>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384" w:author="Giri, Vidyashankar (GDC SOC)" w:date="2018-07-23T05:52:00Z">
        <w:r w:rsidDel="0073600A">
          <w:rPr>
            <w:rFonts w:ascii="Arial" w:hAnsi="Arial"/>
          </w:rPr>
          <w:delText xml:space="preserve"> Open the file with a file</w:delText>
        </w:r>
        <w:r w:rsidR="004D0131" w:rsidDel="0073600A">
          <w:rPr>
            <w:rFonts w:ascii="Arial" w:hAnsi="Arial"/>
          </w:rPr>
          <w:delText xml:space="preserve"> editor and add the notificaton</w:delText>
        </w:r>
      </w:del>
      <w:ins w:id="1385" w:author="Steward, Rashaad (ArcSight Inc.)" w:date="2018-03-23T13:06:00Z">
        <w:del w:id="1386" w:author="Giri, Vidyashankar (GDC SOC)" w:date="2018-07-23T05:52:00Z">
          <w:r w:rsidR="006A7CEE" w:rsidDel="0073600A">
            <w:rPr>
              <w:rFonts w:ascii="Arial" w:hAnsi="Arial"/>
            </w:rPr>
            <w:delText>notification</w:delText>
          </w:r>
        </w:del>
      </w:ins>
      <w:del w:id="1387" w:author="Giri, Vidyashankar (GDC SOC)" w:date="2018-07-23T05:52:00Z">
        <w:r w:rsidDel="0073600A">
          <w:rPr>
            <w:rFonts w:ascii="Arial" w:hAnsi="Arial"/>
          </w:rPr>
          <w:delText xml:space="preserve"> details</w:delText>
        </w:r>
      </w:del>
    </w:p>
    <w:p w:rsidR="000A7CFA" w:rsidDel="0073600A" w:rsidRDefault="004D01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88" w:author="Giri, Vidyashankar (GDC SOC)" w:date="2018-07-23T05:52:00Z"/>
        </w:rPr>
        <w:pPrChange w:id="1389" w:author="Giri, Vidyashankar (GDC SOC)" w:date="2018-07-23T05:52:00Z">
          <w:pPr>
            <w:pStyle w:val="ConsolasInput"/>
          </w:pPr>
        </w:pPrChange>
      </w:pPr>
      <w:del w:id="1390" w:author="Giri, Vidyashankar (GDC SOC)" w:date="2018-07-23T05:52:00Z">
        <w:r w:rsidRPr="004D0131" w:rsidDel="0073600A">
          <w:delText>[root@chm-master data]# vim /opt/arcsight</w:delText>
        </w:r>
        <w:r w:rsidR="00605A8F" w:rsidDel="0073600A">
          <w:delText>/chm/</w:delText>
        </w:r>
        <w:r w:rsidRPr="004D0131" w:rsidDel="0073600A">
          <w:delText>prometheus/alertmanager/alertmanager.yml</w:delText>
        </w:r>
      </w:del>
    </w:p>
    <w:p w:rsidR="004D0131" w:rsidDel="0073600A" w:rsidRDefault="004D013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91" w:author="Giri, Vidyashankar (GDC SOC)" w:date="2018-07-23T05:52:00Z"/>
        </w:rPr>
        <w:pPrChange w:id="1392" w:author="Giri, Vidyashankar (GDC SOC)" w:date="2018-07-23T05:52:00Z">
          <w:pPr>
            <w:pStyle w:val="BodyArial"/>
          </w:pPr>
        </w:pPrChange>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93" w:author="Giri, Vidyashankar (GDC SOC)" w:date="2018-07-23T05:52:00Z"/>
          <w:rFonts w:ascii="Arial" w:eastAsia="Arial" w:hAnsi="Arial" w:cs="Arial"/>
        </w:rPr>
        <w:pPrChange w:id="1394"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395" w:author="Giri, Vidyashankar (GDC SOC)" w:date="2018-07-23T05:52:00Z">
        <w:r w:rsidDel="0073600A">
          <w:rPr>
            <w:rFonts w:ascii="Arial" w:hAnsi="Arial"/>
          </w:rPr>
          <w:delText xml:space="preserve">Update the </w:delText>
        </w:r>
        <w:r w:rsidRPr="004D0131" w:rsidDel="0073600A">
          <w:rPr>
            <w:rFonts w:ascii="Arial" w:hAnsi="Arial"/>
            <w:b/>
            <w:i/>
            <w:iCs/>
          </w:rPr>
          <w:delText>smtp_smarthost</w:delText>
        </w:r>
        <w:r w:rsidDel="0073600A">
          <w:rPr>
            <w:rFonts w:ascii="Arial" w:hAnsi="Arial"/>
          </w:rPr>
          <w:delText xml:space="preserve">, </w:delText>
        </w:r>
        <w:r w:rsidRPr="004D0131" w:rsidDel="0073600A">
          <w:rPr>
            <w:rFonts w:ascii="Arial" w:hAnsi="Arial"/>
            <w:b/>
            <w:i/>
            <w:iCs/>
          </w:rPr>
          <w:delText>smtp_from</w:delText>
        </w:r>
        <w:r w:rsidDel="0073600A">
          <w:rPr>
            <w:rFonts w:ascii="Arial" w:hAnsi="Arial"/>
          </w:rPr>
          <w:delText xml:space="preserve">, and </w:delText>
        </w:r>
        <w:r w:rsidRPr="004D0131" w:rsidDel="0073600A">
          <w:rPr>
            <w:rFonts w:ascii="Arial" w:hAnsi="Arial"/>
            <w:b/>
            <w:i/>
            <w:iCs/>
          </w:rPr>
          <w:delText>to</w:delText>
        </w:r>
        <w:r w:rsidDel="0073600A">
          <w:rPr>
            <w:rFonts w:ascii="Arial" w:hAnsi="Arial"/>
          </w:rPr>
          <w:delText xml:space="preserve"> fields.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96"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97" w:author="Giri, Vidyashankar (GDC SOC)" w:date="2018-07-23T05:52:00Z"/>
          <w:rFonts w:ascii="Arial" w:eastAsia="Arial" w:hAnsi="Arial" w:cs="Arial"/>
        </w:rPr>
      </w:pPr>
      <w:del w:id="1398" w:author="Giri, Vidyashankar (GDC SOC)" w:date="2018-07-23T05:52:00Z">
        <w:r w:rsidDel="0073600A">
          <w:rPr>
            <w:rFonts w:ascii="Arial" w:hAnsi="Arial"/>
          </w:rPr>
          <w:delText>Before:</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99" w:author="Giri, Vidyashankar (GDC SOC)" w:date="2018-07-23T05:52:00Z"/>
          <w:rFonts w:ascii="Arial" w:eastAsia="Arial" w:hAnsi="Arial" w:cs="Arial"/>
        </w:rPr>
        <w:pPrChange w:id="1400" w:author="Giri, Vidyashankar (GDC SOC)" w:date="2018-07-23T05:52:00Z">
          <w:pPr>
            <w:pStyle w:val="Informational"/>
          </w:pPr>
        </w:pPrChange>
      </w:pPr>
      <w:del w:id="1401" w:author="Giri, Vidyashankar (GDC SOC)" w:date="2018-07-23T05:52:00Z">
        <w:r w:rsidDel="0073600A">
          <w:rPr>
            <w:rFonts w:ascii="Arial" w:eastAsia="Arial" w:hAnsi="Arial" w:cs="Arial"/>
            <w:noProof/>
            <w:lang w:val="en-GB" w:eastAsia="en-GB"/>
          </w:rPr>
          <w:drawing>
            <wp:inline distT="0" distB="0" distL="0" distR="0">
              <wp:extent cx="1930381" cy="159882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29">
                        <a:extLst/>
                      </a:blip>
                      <a:stretch>
                        <a:fillRect/>
                      </a:stretch>
                    </pic:blipFill>
                    <pic:spPr>
                      <a:xfrm>
                        <a:off x="0" y="0"/>
                        <a:ext cx="1930381" cy="1598827"/>
                      </a:xfrm>
                      <a:prstGeom prst="rect">
                        <a:avLst/>
                      </a:prstGeom>
                      <a:ln w="12700" cap="flat">
                        <a:noFill/>
                        <a:miter lim="400000"/>
                      </a:ln>
                      <a:effectLst/>
                    </pic:spPr>
                  </pic:pic>
                </a:graphicData>
              </a:graphic>
            </wp:inline>
          </w:drawing>
        </w:r>
      </w:del>
    </w:p>
    <w:p w:rsidR="00A35857" w:rsidDel="0073600A" w:rsidRDefault="00A3585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402" w:author="Victor Pineiro" w:date="2018-03-23T16:31:00Z"/>
          <w:del w:id="1403" w:author="Giri, Vidyashankar (GDC SOC)" w:date="2018-07-23T05:52:00Z"/>
          <w:rFonts w:ascii="Arial" w:eastAsia="Arial" w:hAnsi="Arial" w:cs="Arial"/>
        </w:rPr>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04" w:author="Giri, Vidyashankar (GDC SOC)" w:date="2018-07-23T05:52:00Z"/>
        </w:rPr>
        <w:pPrChange w:id="1405" w:author="Giri, Vidyashankar (GDC SOC)" w:date="2018-07-23T05:52:00Z">
          <w:pPr>
            <w:pStyle w:val="Informational"/>
          </w:pPr>
        </w:pPrChange>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06" w:author="Giri, Vidyashankar (GDC SOC)" w:date="2018-07-23T05:52:00Z"/>
          <w:rFonts w:ascii="Arial" w:eastAsia="Arial" w:hAnsi="Arial" w:cs="Arial"/>
        </w:rPr>
        <w:pPrChange w:id="1407" w:author="Giri, Vidyashankar (GDC SOC)" w:date="2018-07-23T05:52:00Z">
          <w:pPr>
            <w:pStyle w:val="Informational"/>
          </w:pPr>
        </w:pPrChange>
      </w:pPr>
      <w:del w:id="1408" w:author="Giri, Vidyashankar (GDC SOC)" w:date="2018-07-23T05:52:00Z">
        <w:r w:rsidDel="0073600A">
          <w:rPr>
            <w:rFonts w:ascii="Arial" w:hAnsi="Arial"/>
          </w:rPr>
          <w:delText>Figure 9. Alertmanager Config: Default Config</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09" w:author="Giri, Vidyashankar (GDC SOC)" w:date="2018-07-23T05:52:00Z"/>
          <w:rFonts w:ascii="Arial" w:eastAsia="Arial" w:hAnsi="Arial" w:cs="Arial"/>
        </w:rPr>
        <w:pPrChange w:id="1410" w:author="Giri, Vidyashankar (GDC SOC)" w:date="2018-07-23T05:52:00Z">
          <w:pPr>
            <w:pStyle w:val="Informational"/>
          </w:pPr>
        </w:pPrChange>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1" w:author="Giri, Vidyashankar (GDC SOC)" w:date="2018-07-23T05:52:00Z"/>
          <w:rFonts w:ascii="Arial" w:eastAsia="Arial" w:hAnsi="Arial" w:cs="Arial"/>
        </w:rPr>
      </w:pPr>
      <w:del w:id="1412" w:author="Giri, Vidyashankar (GDC SOC)" w:date="2018-07-23T05:52:00Z">
        <w:r w:rsidDel="0073600A">
          <w:rPr>
            <w:rFonts w:ascii="Arial" w:hAnsi="Arial"/>
          </w:rPr>
          <w:delText>After:</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3" w:author="Giri, Vidyashankar (GDC SOC)" w:date="2018-07-23T05:52:00Z"/>
          <w:rFonts w:ascii="Arial" w:eastAsia="Arial" w:hAnsi="Arial" w:cs="Arial"/>
        </w:rPr>
      </w:pPr>
      <w:del w:id="1414" w:author="Giri, Vidyashankar (GDC SOC)" w:date="2018-07-23T05:52:00Z">
        <w:r w:rsidDel="0073600A">
          <w:rPr>
            <w:rFonts w:ascii="Arial" w:eastAsia="Arial" w:hAnsi="Arial" w:cs="Arial"/>
            <w:noProof/>
            <w:lang w:val="en-GB" w:eastAsia="en-GB"/>
          </w:rPr>
          <w:drawing>
            <wp:inline distT="0" distB="0" distL="0" distR="0">
              <wp:extent cx="1936577" cy="158784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30">
                        <a:extLst/>
                      </a:blip>
                      <a:stretch>
                        <a:fillRect/>
                      </a:stretch>
                    </pic:blipFill>
                    <pic:spPr>
                      <a:xfrm>
                        <a:off x="0" y="0"/>
                        <a:ext cx="1936577" cy="1587845"/>
                      </a:xfrm>
                      <a:prstGeom prst="rect">
                        <a:avLst/>
                      </a:prstGeom>
                      <a:ln w="12700" cap="flat">
                        <a:noFill/>
                        <a:miter lim="400000"/>
                      </a:ln>
                      <a:effectLst/>
                    </pic:spPr>
                  </pic:pic>
                </a:graphicData>
              </a:graphic>
            </wp:inline>
          </w:drawing>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5" w:author="Giri, Vidyashankar (GDC SOC)" w:date="2018-07-23T05:52:00Z"/>
          <w:rFonts w:ascii="Arial" w:eastAsia="Arial" w:hAnsi="Arial" w:cs="Arial"/>
        </w:rPr>
        <w:pPrChange w:id="1416" w:author="Giri, Vidyashankar (GDC SOC)" w:date="2018-07-23T05:52:00Z">
          <w:pPr>
            <w:pStyle w:val="Informational"/>
          </w:pPr>
        </w:pPrChange>
      </w:pPr>
      <w:del w:id="1417" w:author="Giri, Vidyashankar (GDC SOC)" w:date="2018-07-23T05:52:00Z">
        <w:r w:rsidDel="0073600A">
          <w:rPr>
            <w:rFonts w:ascii="Arial" w:hAnsi="Arial"/>
          </w:rPr>
          <w:delText>Figure 10. Prometheues Config: Updated Config</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8" w:author="Giri, Vidyashankar (GDC SOC)" w:date="2018-07-23T05:52:00Z"/>
          <w:rFonts w:ascii="Arial" w:eastAsia="Arial" w:hAnsi="Arial" w:cs="Arial"/>
        </w:rPr>
        <w:pPrChange w:id="1419" w:author="Giri, Vidyashankar (GDC SOC)" w:date="2018-07-23T05:52:00Z">
          <w:pPr>
            <w:pStyle w:val="Informational"/>
          </w:pPr>
        </w:pPrChange>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0" w:author="Giri, Vidyashankar (GDC SOC)" w:date="2018-07-23T05:52:00Z"/>
          <w:rFonts w:ascii="Arial" w:eastAsia="Arial" w:hAnsi="Arial" w:cs="Arial"/>
        </w:rPr>
      </w:pPr>
      <w:del w:id="1421" w:author="Giri, Vidyashankar (GDC SOC)" w:date="2018-07-23T05:52:00Z">
        <w:r w:rsidDel="0073600A">
          <w:rPr>
            <w:rFonts w:ascii="Arial" w:hAnsi="Arial"/>
          </w:rPr>
          <w:delText xml:space="preserve">After Prometheus and Alertmanager have been </w:delText>
        </w:r>
        <w:r w:rsidR="003C0A8A" w:rsidDel="0073600A">
          <w:rPr>
            <w:rFonts w:ascii="Arial" w:hAnsi="Arial"/>
          </w:rPr>
          <w:delText>configured</w:delText>
        </w:r>
        <w:r w:rsidDel="0073600A">
          <w:rPr>
            <w:rFonts w:ascii="Arial" w:hAnsi="Arial"/>
          </w:rPr>
          <w:delText>, the CHM services can be started.</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2" w:author="Giri, Vidyashankar (GDC SOC)" w:date="2018-07-23T05:52:00Z"/>
          <w:rFonts w:ascii="Arial" w:eastAsia="Arial" w:hAnsi="Arial" w:cs="Arial"/>
        </w:rPr>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3"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4" w:author="Giri, Vidyashankar (GDC SOC)" w:date="2018-07-23T05:52:00Z"/>
          <w:rFonts w:ascii="Arial" w:eastAsia="Arial" w:hAnsi="Arial" w:cs="Arial"/>
        </w:rPr>
        <w:pPrChange w:id="1425" w:author="Giri, Vidyashankar (GDC SOC)" w:date="2018-07-23T05:52:00Z">
          <w:pPr>
            <w:pStyle w:val="Body"/>
            <w:numPr>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26" w:author="Giri, Vidyashankar (GDC SOC)" w:date="2018-07-23T05:52:00Z">
        <w:r w:rsidDel="0073600A">
          <w:rPr>
            <w:rFonts w:ascii="Arial" w:hAnsi="Arial"/>
          </w:rPr>
          <w:delText xml:space="preserve">Start the node exporter service </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7" w:author="Giri, Vidyashankar (GDC SOC)" w:date="2018-07-23T05:52:00Z"/>
          <w:rFonts w:ascii="Arial" w:eastAsia="Arial" w:hAnsi="Arial" w:cs="Arial"/>
        </w:rPr>
        <w:pPrChange w:id="1428"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29" w:author="Giri, Vidyashankar (GDC SOC)" w:date="2018-07-23T05:52:00Z">
        <w:r w:rsidDel="0073600A">
          <w:rPr>
            <w:rFonts w:ascii="Arial" w:hAnsi="Arial"/>
          </w:rPr>
          <w:delText>On RHEL 6.x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30" w:author="Giri, Vidyashankar (GDC SOC)" w:date="2018-07-23T05:52:00Z"/>
        </w:rPr>
        <w:pPrChange w:id="1431"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432" w:author="Giri, Vidyashankar (GDC SOC)" w:date="2018-07-23T05:52:00Z">
        <w:r w:rsidDel="0073600A">
          <w:delText>[root@chm-dev-master chm-agents]# service node_exporter start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33"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34" w:author="Giri, Vidyashankar (GDC SOC)" w:date="2018-07-23T05:52:00Z"/>
          <w:rFonts w:ascii="Arial" w:eastAsia="Arial" w:hAnsi="Arial" w:cs="Arial"/>
        </w:rPr>
        <w:pPrChange w:id="1435"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36" w:author="Giri, Vidyashankar (GDC SOC)" w:date="2018-07-23T05:52:00Z">
        <w:r w:rsidDel="0073600A">
          <w:rPr>
            <w:rFonts w:ascii="Arial" w:hAnsi="Arial"/>
          </w:rPr>
          <w:delText>On RHEL 7.x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37" w:author="Giri, Vidyashankar (GDC SOC)" w:date="2018-07-23T05:52:00Z"/>
        </w:rPr>
        <w:pPrChange w:id="1438" w:author="Giri, Vidyashankar (GDC SOC)" w:date="2018-07-23T05:52:00Z">
          <w:pPr>
            <w:pStyle w:val="ConsolasInput"/>
            <w:ind w:left="1368"/>
          </w:pPr>
        </w:pPrChange>
      </w:pPr>
      <w:del w:id="1439" w:author="Giri, Vidyashankar (GDC SOC)" w:date="2018-07-23T05:52:00Z">
        <w:r w:rsidDel="0073600A">
          <w:delText>[root@chm-dev-masterchm-agents]# systemctl start node_exporter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0"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1" w:author="Giri, Vidyashankar (GDC SOC)" w:date="2018-07-23T05:52:00Z"/>
          <w:rFonts w:ascii="Arial" w:eastAsia="Arial" w:hAnsi="Arial" w:cs="Arial"/>
        </w:rPr>
        <w:pPrChange w:id="1442"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43" w:author="Giri, Vidyashankar (GDC SOC)" w:date="2018-07-23T05:52:00Z">
        <w:r w:rsidDel="0073600A">
          <w:rPr>
            <w:rFonts w:ascii="Arial" w:hAnsi="Arial"/>
          </w:rPr>
          <w:delText xml:space="preserve">Start the grafana-server service </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4" w:author="Giri, Vidyashankar (GDC SOC)" w:date="2018-07-23T05:52:00Z"/>
          <w:rFonts w:ascii="Arial" w:eastAsia="Arial" w:hAnsi="Arial" w:cs="Arial"/>
        </w:rPr>
        <w:pPrChange w:id="1445"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46" w:author="Giri, Vidyashankar (GDC SOC)" w:date="2018-07-23T05:52:00Z">
        <w:r w:rsidDel="0073600A">
          <w:rPr>
            <w:rFonts w:ascii="Arial" w:hAnsi="Arial"/>
          </w:rPr>
          <w:delText>On RHEL 6.x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7" w:author="Giri, Vidyashankar (GDC SOC)" w:date="2018-07-23T05:52:00Z"/>
        </w:rPr>
        <w:pPrChange w:id="1448"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449" w:author="Giri, Vidyashankar (GDC SOC)" w:date="2018-07-23T05:52:00Z">
        <w:r w:rsidDel="0073600A">
          <w:delText>[root@chm-dev-master chm-agents]# service grafana-server start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0"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1" w:author="Giri, Vidyashankar (GDC SOC)" w:date="2018-07-23T05:52:00Z"/>
          <w:rFonts w:ascii="Arial" w:eastAsia="Arial" w:hAnsi="Arial" w:cs="Arial"/>
        </w:rPr>
        <w:pPrChange w:id="1452"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53" w:author="Giri, Vidyashankar (GDC SOC)" w:date="2018-07-23T05:52:00Z">
        <w:r w:rsidDel="0073600A">
          <w:rPr>
            <w:rFonts w:ascii="Arial" w:hAnsi="Arial"/>
          </w:rPr>
          <w:delText>On RHEL 7.x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4" w:author="Giri, Vidyashankar (GDC SOC)" w:date="2018-07-23T05:52:00Z"/>
        </w:rPr>
        <w:pPrChange w:id="1455" w:author="Giri, Vidyashankar (GDC SOC)" w:date="2018-07-23T05:52:00Z">
          <w:pPr>
            <w:pStyle w:val="ConsolasInput"/>
            <w:ind w:left="1368"/>
          </w:pPr>
        </w:pPrChange>
      </w:pPr>
      <w:del w:id="1456" w:author="Giri, Vidyashankar (GDC SOC)" w:date="2018-07-23T05:52:00Z">
        <w:r w:rsidDel="0073600A">
          <w:delText xml:space="preserve"> [root@chm-dev-master chm-agents]# systemctl start grafana-server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7"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8" w:author="Giri, Vidyashankar (GDC SOC)" w:date="2018-07-23T05:52:00Z"/>
          <w:rFonts w:ascii="Arial" w:eastAsia="Arial" w:hAnsi="Arial" w:cs="Arial"/>
        </w:rPr>
        <w:pPrChange w:id="1459"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60" w:author="Giri, Vidyashankar (GDC SOC)" w:date="2018-07-23T05:52:00Z">
        <w:r w:rsidDel="0073600A">
          <w:rPr>
            <w:rFonts w:ascii="Arial" w:hAnsi="Arial"/>
          </w:rPr>
          <w:delText xml:space="preserve">Start the alert_manager service </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1" w:author="Giri, Vidyashankar (GDC SOC)" w:date="2018-07-23T05:52:00Z"/>
          <w:rFonts w:ascii="Arial" w:eastAsia="Arial" w:hAnsi="Arial" w:cs="Arial"/>
        </w:rPr>
        <w:pPrChange w:id="1462"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63" w:author="Giri, Vidyashankar (GDC SOC)" w:date="2018-07-23T05:52:00Z">
        <w:r w:rsidDel="0073600A">
          <w:rPr>
            <w:rFonts w:ascii="Arial" w:hAnsi="Arial"/>
          </w:rPr>
          <w:delText>On RHEL 6.x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4" w:author="Giri, Vidyashankar (GDC SOC)" w:date="2018-07-23T05:52:00Z"/>
        </w:rPr>
        <w:pPrChange w:id="1465"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466" w:author="Giri, Vidyashankar (GDC SOC)" w:date="2018-07-23T05:52:00Z">
        <w:r w:rsidDel="0073600A">
          <w:delText>[root@chm-dev-master chm-agents]# service alert_manager start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7"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8" w:author="Giri, Vidyashankar (GDC SOC)" w:date="2018-07-23T05:52:00Z"/>
          <w:rFonts w:ascii="Arial" w:eastAsia="Arial" w:hAnsi="Arial" w:cs="Arial"/>
        </w:rPr>
        <w:pPrChange w:id="1469"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70" w:author="Giri, Vidyashankar (GDC SOC)" w:date="2018-07-23T05:52:00Z">
        <w:r w:rsidDel="0073600A">
          <w:rPr>
            <w:rFonts w:ascii="Arial" w:hAnsi="Arial"/>
          </w:rPr>
          <w:delText>On RHEL 7.x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1" w:author="Giri, Vidyashankar (GDC SOC)" w:date="2018-07-23T05:52:00Z"/>
        </w:rPr>
        <w:pPrChange w:id="1472" w:author="Giri, Vidyashankar (GDC SOC)" w:date="2018-07-23T05:52:00Z">
          <w:pPr>
            <w:pStyle w:val="ConsolasInput"/>
            <w:ind w:left="1368"/>
          </w:pPr>
        </w:pPrChange>
      </w:pPr>
      <w:del w:id="1473" w:author="Giri, Vidyashankar (GDC SOC)" w:date="2018-07-23T05:52:00Z">
        <w:r w:rsidDel="0073600A">
          <w:delText>[root@chm-dev-master chm-agents]# systemctl start alert_manager</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4"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5" w:author="Giri, Vidyashankar (GDC SOC)" w:date="2018-07-23T05:52:00Z"/>
          <w:rFonts w:ascii="Arial" w:eastAsia="Arial" w:hAnsi="Arial" w:cs="Arial"/>
        </w:rPr>
        <w:pPrChange w:id="1476"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77" w:author="Giri, Vidyashankar (GDC SOC)" w:date="2018-07-23T05:52:00Z">
        <w:r w:rsidDel="0073600A">
          <w:rPr>
            <w:rFonts w:ascii="Arial" w:hAnsi="Arial"/>
          </w:rPr>
          <w:delText xml:space="preserve">Start the prometheus service </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8" w:author="Giri, Vidyashankar (GDC SOC)" w:date="2018-07-23T05:52:00Z"/>
          <w:rFonts w:ascii="Arial" w:eastAsia="Arial" w:hAnsi="Arial" w:cs="Arial"/>
        </w:rPr>
        <w:pPrChange w:id="1479"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80" w:author="Giri, Vidyashankar (GDC SOC)" w:date="2018-07-23T05:52:00Z">
        <w:r w:rsidDel="0073600A">
          <w:rPr>
            <w:rFonts w:ascii="Arial" w:hAnsi="Arial"/>
          </w:rPr>
          <w:delText>On RHEL 6.x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81" w:author="Giri, Vidyashankar (GDC SOC)" w:date="2018-07-23T05:52:00Z"/>
        </w:rPr>
        <w:pPrChange w:id="1482"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483" w:author="Giri, Vidyashankar (GDC SOC)" w:date="2018-07-23T05:52:00Z">
        <w:r w:rsidDel="0073600A">
          <w:delText>[root@chm-dev-master chm-agents]# service prometheus start</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84"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85" w:author="Giri, Vidyashankar (GDC SOC)" w:date="2018-07-23T05:52:00Z"/>
          <w:rFonts w:ascii="Arial" w:eastAsia="Arial" w:hAnsi="Arial" w:cs="Arial"/>
        </w:rPr>
        <w:pPrChange w:id="1486"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87" w:author="Giri, Vidyashankar (GDC SOC)" w:date="2018-07-23T05:52:00Z">
        <w:r w:rsidDel="0073600A">
          <w:rPr>
            <w:rFonts w:ascii="Arial" w:hAnsi="Arial"/>
          </w:rPr>
          <w:delText>On RHEL 7.x</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88" w:author="Giri, Vidyashankar (GDC SOC)" w:date="2018-07-23T05:52:00Z"/>
        </w:rPr>
        <w:pPrChange w:id="1489" w:author="Giri, Vidyashankar (GDC SOC)" w:date="2018-07-23T05:52:00Z">
          <w:pPr>
            <w:pStyle w:val="ConsolasInput"/>
            <w:ind w:left="1368"/>
          </w:pPr>
        </w:pPrChange>
      </w:pPr>
      <w:del w:id="1490" w:author="Giri, Vidyashankar (GDC SOC)" w:date="2018-07-23T05:52:00Z">
        <w:r w:rsidDel="0073600A">
          <w:delText xml:space="preserve"> [root@chm-dev-master chm-agents]# systemctl start prometheus</w:delText>
        </w:r>
      </w:del>
    </w:p>
    <w:p w:rsidR="0007135D" w:rsidDel="0073600A" w:rsidRDefault="0007135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491" w:author="Steward, Rashaad (ArcSight Inc.)" w:date="2018-03-23T13:07:00Z"/>
          <w:del w:id="1492" w:author="Giri, Vidyashankar (GDC SOC)" w:date="2018-07-23T05:52:00Z"/>
          <w:rFonts w:ascii="Arial" w:eastAsia="Calibri" w:hAnsi="Arial" w:cs="Calibri"/>
          <w:b/>
          <w:bCs/>
          <w:color w:val="0078EF"/>
          <w:kern w:val="32"/>
          <w:sz w:val="28"/>
          <w:szCs w:val="28"/>
          <w:u w:color="0078EF"/>
        </w:rPr>
        <w:pPrChange w:id="1493" w:author="Giri, Vidyashankar (GDC SOC)" w:date="2018-07-23T05:52:00Z">
          <w:pPr/>
        </w:pPrChange>
      </w:pPr>
      <w:bookmarkStart w:id="1494" w:name="_Toc12"/>
      <w:ins w:id="1495" w:author="Steward, Rashaad (ArcSight Inc.)" w:date="2018-03-23T13:07:00Z">
        <w:del w:id="1496" w:author="Giri, Vidyashankar (GDC SOC)" w:date="2018-07-23T05:52:00Z">
          <w:r w:rsidDel="0073600A">
            <w:rPr>
              <w:rFonts w:ascii="Arial" w:hAnsi="Arial"/>
            </w:rPr>
            <w:br w:type="page"/>
          </w:r>
        </w:del>
      </w:ins>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97" w:author="Giri, Vidyashankar (GDC SOC)" w:date="2018-07-23T05:52:00Z"/>
          <w:rFonts w:ascii="Arial" w:eastAsia="Arial" w:hAnsi="Arial" w:cs="Arial"/>
        </w:rPr>
        <w:pPrChange w:id="1498" w:author="Giri, Vidyashankar (GDC SOC)" w:date="2018-07-23T05:52:00Z">
          <w:pPr>
            <w:pStyle w:val="Heading"/>
          </w:pPr>
        </w:pPrChange>
      </w:pPr>
      <w:del w:id="1499" w:author="Giri, Vidyashankar (GDC SOC)" w:date="2018-07-23T05:52:00Z">
        <w:r w:rsidDel="0073600A">
          <w:rPr>
            <w:rFonts w:ascii="Arial" w:hAnsi="Arial"/>
          </w:rPr>
          <w:delText>Chapter 4 UI Configuration</w:delText>
        </w:r>
        <w:bookmarkEnd w:id="1494"/>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0" w:author="Giri, Vidyashankar (GDC SOC)" w:date="2018-07-23T05:52:00Z"/>
          <w:rFonts w:ascii="Arial" w:eastAsia="Arial" w:hAnsi="Arial" w:cs="Arial"/>
        </w:rPr>
      </w:pPr>
      <w:del w:id="1501" w:author="Giri, Vidyashankar (GDC SOC)" w:date="2018-07-23T05:52:00Z">
        <w:r w:rsidDel="0073600A">
          <w:rPr>
            <w:rFonts w:ascii="Arial" w:hAnsi="Arial"/>
          </w:rPr>
          <w:delText xml:space="preserve">Now that the services are running, the user interface is accessible. </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2"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3" w:author="Giri, Vidyashankar (GDC SOC)" w:date="2018-07-23T05:52:00Z"/>
          <w:rFonts w:ascii="Arial" w:eastAsia="Arial" w:hAnsi="Arial" w:cs="Arial"/>
        </w:rPr>
        <w:pPrChange w:id="1504" w:author="Giri, Vidyashankar (GDC SOC)" w:date="2018-07-23T05:52:00Z">
          <w:pPr>
            <w:pStyle w:val="Body"/>
            <w:numPr>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05" w:author="Giri, Vidyashankar (GDC SOC)" w:date="2018-07-23T05:52:00Z">
        <w:r w:rsidDel="0073600A">
          <w:rPr>
            <w:rFonts w:ascii="Arial" w:hAnsi="Arial"/>
          </w:rPr>
          <w:delText>Open a web browser and browse to https://&lt;chm-manager&gt;:3000. The default credentials are admin/admin</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6" w:author="Giri, Vidyashankar (GDC SOC)" w:date="2018-07-23T05:52:00Z"/>
          <w:rFonts w:ascii="Arial" w:eastAsia="Arial" w:hAnsi="Arial" w:cs="Arial"/>
        </w:rPr>
      </w:pPr>
      <w:del w:id="1507" w:author="Giri, Vidyashankar (GDC SOC)" w:date="2018-07-23T05:52:00Z">
        <w:r w:rsidDel="0073600A">
          <w:rPr>
            <w:rFonts w:ascii="Arial" w:eastAsia="Arial" w:hAnsi="Arial" w:cs="Arial"/>
            <w:noProof/>
            <w:lang w:val="en-GB" w:eastAsia="en-GB"/>
          </w:rPr>
          <w:drawing>
            <wp:inline distT="0" distB="0" distL="0" distR="0">
              <wp:extent cx="3326612" cy="273812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31">
                        <a:extLst/>
                      </a:blip>
                      <a:stretch>
                        <a:fillRect/>
                      </a:stretch>
                    </pic:blipFill>
                    <pic:spPr>
                      <a:xfrm>
                        <a:off x="0" y="0"/>
                        <a:ext cx="3326612" cy="2738121"/>
                      </a:xfrm>
                      <a:prstGeom prst="rect">
                        <a:avLst/>
                      </a:prstGeom>
                      <a:ln w="12700" cap="flat">
                        <a:noFill/>
                        <a:miter lim="400000"/>
                      </a:ln>
                      <a:effectLst/>
                    </pic:spPr>
                  </pic:pic>
                </a:graphicData>
              </a:graphic>
            </wp:inline>
          </w:drawing>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8" w:author="Giri, Vidyashankar (GDC SOC)" w:date="2018-07-23T05:52:00Z"/>
          <w:rFonts w:ascii="Arial" w:eastAsia="Arial" w:hAnsi="Arial" w:cs="Arial"/>
        </w:rPr>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9"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10" w:author="Giri, Vidyashankar (GDC SOC)" w:date="2018-07-23T05:52:00Z"/>
          <w:rFonts w:ascii="Arial" w:eastAsia="Arial" w:hAnsi="Arial" w:cs="Arial"/>
        </w:rPr>
        <w:pPrChange w:id="151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12" w:author="Giri, Vidyashankar (GDC SOC)" w:date="2018-07-23T05:52:00Z">
        <w:r w:rsidDel="0073600A">
          <w:rPr>
            <w:rFonts w:ascii="Arial" w:hAnsi="Arial"/>
          </w:rPr>
          <w:delText>Once you log in, the Prometheus data source needs to be added. Click on “Add data source”</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13" w:author="Steward, Rashaad (ArcSight Inc.)" w:date="2018-03-23T13:07:00Z"/>
          <w:del w:id="1514" w:author="Giri, Vidyashankar (GDC SOC)" w:date="2018-07-23T05:52:00Z"/>
          <w:rFonts w:ascii="Arial" w:eastAsia="Arial" w:hAnsi="Arial" w:cs="Arial"/>
        </w:rPr>
      </w:pPr>
      <w:del w:id="1515" w:author="Giri, Vidyashankar (GDC SOC)" w:date="2018-07-23T05:52:00Z">
        <w:r w:rsidDel="0073600A">
          <w:rPr>
            <w:rFonts w:ascii="Arial" w:eastAsia="Arial" w:hAnsi="Arial" w:cs="Arial"/>
            <w:noProof/>
            <w:lang w:val="en-GB" w:eastAsia="en-GB"/>
          </w:rPr>
          <w:drawing>
            <wp:inline distT="0" distB="0" distL="0" distR="0">
              <wp:extent cx="3340380" cy="275713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32">
                        <a:extLst/>
                      </a:blip>
                      <a:stretch>
                        <a:fillRect/>
                      </a:stretch>
                    </pic:blipFill>
                    <pic:spPr>
                      <a:xfrm>
                        <a:off x="0" y="0"/>
                        <a:ext cx="3340380" cy="2757139"/>
                      </a:xfrm>
                      <a:prstGeom prst="rect">
                        <a:avLst/>
                      </a:prstGeom>
                      <a:ln w="12700" cap="flat">
                        <a:noFill/>
                        <a:miter lim="400000"/>
                      </a:ln>
                      <a:effectLst/>
                    </pic:spPr>
                  </pic:pic>
                </a:graphicData>
              </a:graphic>
            </wp:inline>
          </w:drawing>
        </w:r>
      </w:del>
    </w:p>
    <w:p w:rsidR="006358F3" w:rsidDel="0073600A" w:rsidRDefault="006358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16" w:author="Steward, Rashaad (ArcSight Inc.)" w:date="2018-03-23T13:08:00Z"/>
          <w:del w:id="1517" w:author="Giri, Vidyashankar (GDC SOC)" w:date="2018-07-23T05:52:00Z"/>
          <w:rFonts w:ascii="Arial" w:eastAsia="Arial" w:hAnsi="Arial" w:cs="Arial"/>
        </w:rPr>
        <w:pPrChange w:id="1518" w:author="Giri, Vidyashankar (GDC SOC)" w:date="2018-07-23T05:52:00Z">
          <w:pPr/>
        </w:pPrChange>
      </w:pPr>
      <w:ins w:id="1519" w:author="Steward, Rashaad (ArcSight Inc.)" w:date="2018-03-23T13:08:00Z">
        <w:del w:id="1520" w:author="Giri, Vidyashankar (GDC SOC)" w:date="2018-07-23T05:52:00Z">
          <w:r w:rsidDel="0073600A">
            <w:rPr>
              <w:rFonts w:ascii="Arial" w:eastAsia="Arial" w:hAnsi="Arial" w:cs="Arial"/>
            </w:rPr>
            <w:br w:type="page"/>
          </w:r>
        </w:del>
      </w:ins>
    </w:p>
    <w:p w:rsidR="006358F3" w:rsidDel="0073600A" w:rsidRDefault="006358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1"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2" w:author="Giri, Vidyashankar (GDC SOC)" w:date="2018-07-23T05:52:00Z"/>
          <w:rFonts w:ascii="Arial" w:eastAsia="Arial" w:hAnsi="Arial" w:cs="Arial"/>
        </w:rPr>
        <w:pPrChange w:id="1523"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24" w:author="Giri, Vidyashankar (GDC SOC)" w:date="2018-07-23T05:52:00Z">
        <w:r w:rsidRPr="006358F3" w:rsidDel="0073600A">
          <w:rPr>
            <w:rFonts w:ascii="Arial" w:hAnsi="Arial"/>
          </w:rPr>
          <w:delText xml:space="preserve">Change the </w:delText>
        </w:r>
        <w:r w:rsidRPr="006358F3" w:rsidDel="0073600A">
          <w:rPr>
            <w:rFonts w:ascii="Arial" w:hAnsi="Arial"/>
            <w:i/>
            <w:iCs/>
          </w:rPr>
          <w:delText>Name</w:delText>
        </w:r>
        <w:r w:rsidRPr="006358F3" w:rsidDel="0073600A">
          <w:rPr>
            <w:rFonts w:ascii="Arial" w:hAnsi="Arial"/>
          </w:rPr>
          <w:delText xml:space="preserve">, </w:delText>
        </w:r>
        <w:r w:rsidRPr="006358F3" w:rsidDel="0073600A">
          <w:rPr>
            <w:rFonts w:ascii="Arial" w:hAnsi="Arial"/>
            <w:i/>
            <w:iCs/>
          </w:rPr>
          <w:delText>Type</w:delText>
        </w:r>
        <w:r w:rsidRPr="006358F3" w:rsidDel="0073600A">
          <w:rPr>
            <w:rFonts w:ascii="Arial" w:hAnsi="Arial"/>
          </w:rPr>
          <w:delText xml:space="preserve">, and </w:delText>
        </w:r>
        <w:r w:rsidRPr="006358F3" w:rsidDel="0073600A">
          <w:rPr>
            <w:rFonts w:ascii="Arial" w:hAnsi="Arial"/>
            <w:i/>
            <w:iCs/>
          </w:rPr>
          <w:delText xml:space="preserve">Url </w:delText>
        </w:r>
        <w:r w:rsidRPr="006358F3" w:rsidDel="0073600A">
          <w:rPr>
            <w:rFonts w:ascii="Arial" w:hAnsi="Arial"/>
          </w:rPr>
          <w:delText xml:space="preserve">to the values on the screenshot and click on </w:delText>
        </w:r>
        <w:r w:rsidRPr="006358F3" w:rsidDel="0073600A">
          <w:rPr>
            <w:rFonts w:ascii="Arial" w:hAnsi="Arial"/>
            <w:i/>
            <w:iCs/>
          </w:rPr>
          <w:delText>Add</w:delText>
        </w:r>
      </w:del>
    </w:p>
    <w:p w:rsidR="000A7CFA" w:rsidRPr="006358F3"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5"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6" w:author="Giri, Vidyashankar (GDC SOC)" w:date="2018-07-23T05:52:00Z"/>
          <w:rFonts w:ascii="Arial" w:eastAsia="Arial" w:hAnsi="Arial" w:cs="Arial"/>
        </w:rPr>
      </w:pPr>
      <w:del w:id="1527" w:author="Giri, Vidyashankar (GDC SOC)" w:date="2018-07-23T05:52:00Z">
        <w:r w:rsidDel="0073600A">
          <w:rPr>
            <w:rFonts w:ascii="Arial" w:eastAsia="Arial" w:hAnsi="Arial" w:cs="Arial"/>
            <w:noProof/>
            <w:lang w:val="en-GB" w:eastAsia="en-GB"/>
          </w:rPr>
          <w:drawing>
            <wp:inline distT="0" distB="0" distL="0" distR="0">
              <wp:extent cx="3331015" cy="348916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33">
                        <a:extLst/>
                      </a:blip>
                      <a:stretch>
                        <a:fillRect/>
                      </a:stretch>
                    </pic:blipFill>
                    <pic:spPr>
                      <a:xfrm>
                        <a:off x="0" y="0"/>
                        <a:ext cx="3331015" cy="3489163"/>
                      </a:xfrm>
                      <a:prstGeom prst="rect">
                        <a:avLst/>
                      </a:prstGeom>
                      <a:ln w="12700" cap="flat">
                        <a:noFill/>
                        <a:miter lim="400000"/>
                      </a:ln>
                      <a:effectLst/>
                    </pic:spPr>
                  </pic:pic>
                </a:graphicData>
              </a:graphic>
            </wp:inline>
          </w:drawing>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8"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9" w:author="Giri, Vidyashankar (GDC SOC)" w:date="2018-07-23T05:52:00Z"/>
          <w:rFonts w:ascii="Arial" w:eastAsia="Arial" w:hAnsi="Arial" w:cs="Arial"/>
        </w:rPr>
      </w:pPr>
      <w:del w:id="1530" w:author="Giri, Vidyashankar (GDC SOC)" w:date="2018-07-23T05:52:00Z">
        <w:r w:rsidDel="0073600A">
          <w:rPr>
            <w:rFonts w:ascii="Arial" w:hAnsi="Arial"/>
          </w:rPr>
          <w:delText xml:space="preserve">If successful, the following will be displayed below the </w:delText>
        </w:r>
        <w:r w:rsidDel="0073600A">
          <w:rPr>
            <w:rFonts w:ascii="Arial" w:hAnsi="Arial"/>
            <w:i/>
            <w:iCs/>
          </w:rPr>
          <w:delText>Add</w:delText>
        </w:r>
        <w:r w:rsidDel="0073600A">
          <w:rPr>
            <w:rFonts w:ascii="Arial" w:hAnsi="Arial"/>
          </w:rPr>
          <w:delText xml:space="preserve"> button</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31" w:author="Giri, Vidyashankar (GDC SOC)" w:date="2018-07-23T05:52:00Z"/>
          <w:rFonts w:ascii="Arial" w:eastAsia="Arial" w:hAnsi="Arial" w:cs="Arial"/>
        </w:rPr>
      </w:pPr>
      <w:del w:id="1532" w:author="Giri, Vidyashankar (GDC SOC)" w:date="2018-07-23T05:52:00Z">
        <w:r w:rsidDel="0073600A">
          <w:rPr>
            <w:rFonts w:ascii="Arial" w:eastAsia="Arial" w:hAnsi="Arial" w:cs="Arial"/>
            <w:noProof/>
            <w:lang w:val="en-GB" w:eastAsia="en-GB"/>
          </w:rPr>
          <w:drawing>
            <wp:inline distT="0" distB="0" distL="0" distR="0">
              <wp:extent cx="1743465" cy="541587"/>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34">
                        <a:extLst/>
                      </a:blip>
                      <a:stretch>
                        <a:fillRect/>
                      </a:stretch>
                    </pic:blipFill>
                    <pic:spPr>
                      <a:xfrm>
                        <a:off x="0" y="0"/>
                        <a:ext cx="1743465" cy="541587"/>
                      </a:xfrm>
                      <a:prstGeom prst="rect">
                        <a:avLst/>
                      </a:prstGeom>
                      <a:ln w="12700" cap="flat">
                        <a:noFill/>
                        <a:miter lim="400000"/>
                      </a:ln>
                      <a:effectLst/>
                    </pic:spPr>
                  </pic:pic>
                </a:graphicData>
              </a:graphic>
            </wp:inline>
          </w:drawing>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33"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34" w:author="Giri, Vidyashankar (GDC SOC)" w:date="2018-07-23T05:52:00Z"/>
          <w:rFonts w:ascii="Arial" w:eastAsia="Arial" w:hAnsi="Arial" w:cs="Arial"/>
          <w:i/>
          <w:iCs/>
        </w:rPr>
        <w:pPrChange w:id="1535"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36" w:author="Giri, Vidyashankar (GDC SOC)" w:date="2018-07-23T05:52:00Z">
        <w:r w:rsidDel="0073600A">
          <w:rPr>
            <w:rFonts w:ascii="Arial" w:hAnsi="Arial"/>
          </w:rPr>
          <w:delText xml:space="preserve">The dashboards can now be imported. To do so, click on the </w:delText>
        </w:r>
        <w:r w:rsidRPr="003C0A8A" w:rsidDel="0073600A">
          <w:rPr>
            <w:rFonts w:ascii="Arial" w:hAnsi="Arial"/>
            <w:b/>
            <w:i/>
            <w:iCs/>
          </w:rPr>
          <w:delText>Grafana logo &gt; Dashboards &gt; Import</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37" w:author="Steward, Rashaad (ArcSight Inc.)" w:date="2018-03-23T13:08:00Z"/>
          <w:del w:id="1538" w:author="Giri, Vidyashankar (GDC SOC)" w:date="2018-07-23T05:52:00Z"/>
          <w:rFonts w:ascii="Arial" w:eastAsia="Arial" w:hAnsi="Arial" w:cs="Arial"/>
        </w:rPr>
      </w:pPr>
      <w:del w:id="1539" w:author="Giri, Vidyashankar (GDC SOC)" w:date="2018-07-23T05:52:00Z">
        <w:r w:rsidDel="0073600A">
          <w:rPr>
            <w:rFonts w:ascii="Arial" w:eastAsia="Arial" w:hAnsi="Arial" w:cs="Arial"/>
            <w:noProof/>
            <w:lang w:val="en-GB" w:eastAsia="en-GB"/>
          </w:rPr>
          <w:drawing>
            <wp:inline distT="0" distB="0" distL="0" distR="0">
              <wp:extent cx="3489544" cy="294530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35">
                        <a:extLst/>
                      </a:blip>
                      <a:stretch>
                        <a:fillRect/>
                      </a:stretch>
                    </pic:blipFill>
                    <pic:spPr>
                      <a:xfrm>
                        <a:off x="0" y="0"/>
                        <a:ext cx="3489544" cy="2945303"/>
                      </a:xfrm>
                      <a:prstGeom prst="rect">
                        <a:avLst/>
                      </a:prstGeom>
                      <a:ln w="12700" cap="flat">
                        <a:noFill/>
                        <a:miter lim="400000"/>
                      </a:ln>
                      <a:effectLst/>
                    </pic:spPr>
                  </pic:pic>
                </a:graphicData>
              </a:graphic>
            </wp:inline>
          </w:drawing>
        </w:r>
      </w:del>
    </w:p>
    <w:p w:rsidR="00F950A9" w:rsidDel="0073600A" w:rsidRDefault="00F950A9">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40" w:author="Giri, Vidyashankar (GDC SOC)" w:date="2018-07-23T05:52:00Z"/>
          <w:rFonts w:ascii="Arial" w:eastAsia="Arial" w:hAnsi="Arial" w:cs="Arial"/>
        </w:rPr>
      </w:pPr>
    </w:p>
    <w:p w:rsidR="00F950A9" w:rsidDel="0073600A" w:rsidRDefault="00F950A9">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41" w:author="Steward, Rashaad (ArcSight Inc.)" w:date="2018-03-23T13:08:00Z"/>
          <w:del w:id="1542" w:author="Giri, Vidyashankar (GDC SOC)" w:date="2018-07-23T05:52:00Z"/>
          <w:rFonts w:ascii="Arial" w:hAnsi="Arial"/>
        </w:rPr>
        <w:pPrChange w:id="1543" w:author="Giri, Vidyashankar (GDC SOC)" w:date="2018-07-23T05:52:00Z">
          <w:pPr/>
        </w:pPrChange>
      </w:pPr>
      <w:ins w:id="1544" w:author="Steward, Rashaad (ArcSight Inc.)" w:date="2018-03-23T13:08:00Z">
        <w:del w:id="1545" w:author="Giri, Vidyashankar (GDC SOC)" w:date="2018-07-23T05:52:00Z">
          <w:r w:rsidDel="0073600A">
            <w:rPr>
              <w:rFonts w:ascii="Arial" w:hAnsi="Arial"/>
            </w:rPr>
            <w:br w:type="page"/>
          </w:r>
        </w:del>
      </w:ins>
    </w:p>
    <w:p w:rsidR="000A7CFA" w:rsidRPr="00F950A9"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46" w:author="Giri, Vidyashankar (GDC SOC)" w:date="2018-07-23T05:52:00Z"/>
          <w:rFonts w:ascii="Arial" w:hAnsi="Arial"/>
          <w:rPrChange w:id="1547" w:author="Steward, Rashaad (ArcSight Inc.)" w:date="2018-03-23T13:09:00Z">
            <w:rPr>
              <w:del w:id="1548" w:author="Giri, Vidyashankar (GDC SOC)" w:date="2018-07-23T05:52:00Z"/>
              <w:rFonts w:ascii="Arial" w:eastAsia="Arial" w:hAnsi="Arial" w:cs="Arial"/>
            </w:rPr>
          </w:rPrChange>
        </w:rPr>
        <w:pPrChange w:id="1549" w:author="Giri, Vidyashankar (GDC SOC)" w:date="2018-07-23T05:52:00Z">
          <w:pPr>
            <w:pStyle w:val="Body"/>
            <w:numPr>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550" w:author="Giri, Vidyashankar (GDC SOC)" w:date="2018-07-23T05:52:00Z">
        <w:r w:rsidDel="0073600A">
          <w:rPr>
            <w:rFonts w:ascii="Arial" w:hAnsi="Arial"/>
          </w:rPr>
          <w:delText>Click on the “Upload .json file” button and browse your file system for the “ArcSight ESM - JMX Metrics” json file</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51" w:author="Giri, Vidyashankar (GDC SOC)" w:date="2018-07-23T05:52:00Z"/>
          <w:rFonts w:ascii="Arial" w:eastAsia="Arial" w:hAnsi="Arial" w:cs="Arial"/>
        </w:rPr>
      </w:pPr>
      <w:del w:id="1552" w:author="Giri, Vidyashankar (GDC SOC)" w:date="2018-07-23T05:52:00Z">
        <w:r w:rsidDel="0073600A">
          <w:rPr>
            <w:rFonts w:ascii="Arial" w:eastAsia="Arial" w:hAnsi="Arial" w:cs="Arial"/>
            <w:noProof/>
            <w:lang w:val="en-GB" w:eastAsia="en-GB"/>
          </w:rPr>
          <w:drawing>
            <wp:inline distT="0" distB="0" distL="0" distR="0">
              <wp:extent cx="2095500" cy="584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36">
                        <a:extLst/>
                      </a:blip>
                      <a:stretch>
                        <a:fillRect/>
                      </a:stretch>
                    </pic:blipFill>
                    <pic:spPr>
                      <a:xfrm>
                        <a:off x="0" y="0"/>
                        <a:ext cx="2095500" cy="584200"/>
                      </a:xfrm>
                      <a:prstGeom prst="rect">
                        <a:avLst/>
                      </a:prstGeom>
                      <a:ln w="12700" cap="flat">
                        <a:noFill/>
                        <a:miter lim="400000"/>
                      </a:ln>
                      <a:effectLst/>
                    </pic:spPr>
                  </pic:pic>
                </a:graphicData>
              </a:graphic>
            </wp:inline>
          </w:drawing>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53" w:author="Giri, Vidyashankar (GDC SOC)" w:date="2018-07-23T05:52:00Z"/>
          <w:rFonts w:ascii="Arial" w:eastAsia="Arial" w:hAnsi="Arial" w:cs="Arial"/>
        </w:rPr>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54" w:author="Giri, Vidyashankar (GDC SOC)" w:date="2018-07-23T05:52:00Z"/>
          <w:rFonts w:ascii="Arial" w:eastAsia="Arial" w:hAnsi="Arial" w:cs="Arial"/>
        </w:rPr>
      </w:pPr>
    </w:p>
    <w:p w:rsidR="000A7CFA" w:rsidRPr="00F950A9"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55" w:author="Giri, Vidyashankar (GDC SOC)" w:date="2018-07-23T05:52:00Z"/>
          <w:rFonts w:ascii="Arial" w:hAnsi="Arial"/>
          <w:rPrChange w:id="1556" w:author="Steward, Rashaad (ArcSight Inc.)" w:date="2018-03-23T13:09:00Z">
            <w:rPr>
              <w:del w:id="1557" w:author="Giri, Vidyashankar (GDC SOC)" w:date="2018-07-23T05:52:00Z"/>
              <w:rFonts w:ascii="Arial" w:eastAsia="Arial" w:hAnsi="Arial" w:cs="Arial"/>
            </w:rPr>
          </w:rPrChange>
        </w:rPr>
        <w:pPrChange w:id="1558" w:author="Giri, Vidyashankar (GDC SOC)" w:date="2018-07-23T05:52:00Z">
          <w:pPr>
            <w:pStyle w:val="Body"/>
            <w:numPr>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559" w:author="Giri, Vidyashankar (GDC SOC)" w:date="2018-07-23T05:52:00Z">
        <w:r w:rsidDel="0073600A">
          <w:rPr>
            <w:rFonts w:ascii="Arial" w:hAnsi="Arial"/>
          </w:rPr>
          <w:delText>Select Prometheus as the data source and click import</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0" w:author="Giri, Vidyashankar (GDC SOC)" w:date="2018-07-23T05:52:00Z"/>
          <w:rFonts w:ascii="Arial" w:eastAsia="Arial" w:hAnsi="Arial" w:cs="Arial"/>
        </w:rPr>
      </w:pPr>
      <w:del w:id="1561" w:author="Giri, Vidyashankar (GDC SOC)" w:date="2018-07-23T05:52:00Z">
        <w:r w:rsidDel="0073600A">
          <w:rPr>
            <w:rFonts w:ascii="Arial" w:eastAsia="Arial" w:hAnsi="Arial" w:cs="Arial"/>
            <w:noProof/>
            <w:lang w:val="en-GB" w:eastAsia="en-GB"/>
          </w:rPr>
          <w:drawing>
            <wp:inline distT="0" distB="0" distL="0" distR="0">
              <wp:extent cx="3619351" cy="133873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37">
                        <a:extLst/>
                      </a:blip>
                      <a:stretch>
                        <a:fillRect/>
                      </a:stretch>
                    </pic:blipFill>
                    <pic:spPr>
                      <a:xfrm>
                        <a:off x="0" y="0"/>
                        <a:ext cx="3619351" cy="1338730"/>
                      </a:xfrm>
                      <a:prstGeom prst="rect">
                        <a:avLst/>
                      </a:prstGeom>
                      <a:ln w="12700" cap="flat">
                        <a:noFill/>
                        <a:miter lim="400000"/>
                      </a:ln>
                      <a:effectLst/>
                    </pic:spPr>
                  </pic:pic>
                </a:graphicData>
              </a:graphic>
            </wp:inline>
          </w:drawing>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2"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3" w:author="Giri, Vidyashankar (GDC SOC)" w:date="2018-07-23T05:52:00Z"/>
          <w:rFonts w:ascii="Arial" w:eastAsia="Arial" w:hAnsi="Arial" w:cs="Arial"/>
        </w:rPr>
        <w:pPrChange w:id="1564" w:author="Giri, Vidyashankar (GDC SOC)" w:date="2018-07-23T05:52:00Z">
          <w:pPr>
            <w:pStyle w:val="Body"/>
            <w:numPr>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565" w:author="Giri, Vidyashankar (GDC SOC)" w:date="2018-07-23T05:52:00Z">
        <w:r w:rsidDel="0073600A">
          <w:rPr>
            <w:rFonts w:ascii="Arial" w:hAnsi="Arial"/>
          </w:rPr>
          <w:delText>Once the dashboard is imported, the browser will re-direct to the dashboard that was imported</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6" w:author="Giri, Vidyashankar (GDC SOC)" w:date="2018-07-23T05:52:00Z"/>
          <w:rFonts w:ascii="Arial" w:eastAsia="Arial" w:hAnsi="Arial" w:cs="Arial"/>
        </w:rPr>
      </w:pPr>
      <w:del w:id="1567" w:author="Giri, Vidyashankar (GDC SOC)" w:date="2018-07-23T05:52:00Z">
        <w:r w:rsidDel="0073600A">
          <w:rPr>
            <w:rFonts w:ascii="Arial" w:eastAsia="Arial" w:hAnsi="Arial" w:cs="Arial"/>
            <w:noProof/>
            <w:lang w:val="en-GB" w:eastAsia="en-GB"/>
          </w:rPr>
          <w:drawing>
            <wp:inline distT="0" distB="0" distL="0" distR="0">
              <wp:extent cx="3630084" cy="189872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38">
                        <a:extLst/>
                      </a:blip>
                      <a:stretch>
                        <a:fillRect/>
                      </a:stretch>
                    </pic:blipFill>
                    <pic:spPr>
                      <a:xfrm>
                        <a:off x="0" y="0"/>
                        <a:ext cx="3630084" cy="1898720"/>
                      </a:xfrm>
                      <a:prstGeom prst="rect">
                        <a:avLst/>
                      </a:prstGeom>
                      <a:ln w="12700" cap="flat">
                        <a:noFill/>
                        <a:miter lim="400000"/>
                      </a:ln>
                      <a:effectLst/>
                    </pic:spPr>
                  </pic:pic>
                </a:graphicData>
              </a:graphic>
            </wp:inline>
          </w:drawing>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8" w:author="Giri, Vidyashankar (GDC SOC)" w:date="2018-07-23T05:52:00Z"/>
          <w:rFonts w:ascii="Arial" w:eastAsia="Arial" w:hAnsi="Arial" w:cs="Arial"/>
        </w:rPr>
      </w:pPr>
    </w:p>
    <w:p w:rsidR="000A7CFA" w:rsidRPr="00F950A9"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9" w:author="Giri, Vidyashankar (GDC SOC)" w:date="2018-07-23T05:52:00Z"/>
          <w:rFonts w:ascii="Arial" w:hAnsi="Arial"/>
          <w:rPrChange w:id="1570" w:author="Steward, Rashaad (ArcSight Inc.)" w:date="2018-03-23T13:09:00Z">
            <w:rPr>
              <w:del w:id="1571" w:author="Giri, Vidyashankar (GDC SOC)" w:date="2018-07-23T05:52:00Z"/>
              <w:rFonts w:ascii="Arial" w:eastAsia="Arial" w:hAnsi="Arial" w:cs="Arial"/>
            </w:rPr>
          </w:rPrChange>
        </w:rPr>
        <w:pPrChange w:id="1572" w:author="Giri, Vidyashankar (GDC SOC)" w:date="2018-07-23T05:52:00Z">
          <w:pPr>
            <w:pStyle w:val="Body"/>
            <w:numPr>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573" w:author="Giri, Vidyashankar (GDC SOC)" w:date="2018-07-23T05:52:00Z">
        <w:r w:rsidDel="0073600A">
          <w:rPr>
            <w:rFonts w:ascii="Arial" w:hAnsi="Arial"/>
          </w:rPr>
          <w:delText>Repeat steps 4-6 for the “ArcSight ESM - System Overview Dashboard”</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74"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75" w:author="Giri, Vidyashankar (GDC SOC)" w:date="2018-07-23T05:52:00Z"/>
          <w:rFonts w:ascii="Arial" w:eastAsia="Arial" w:hAnsi="Arial" w:cs="Arial"/>
        </w:rPr>
      </w:pPr>
      <w:del w:id="1576" w:author="Giri, Vidyashankar (GDC SOC)" w:date="2018-07-23T05:52:00Z">
        <w:r w:rsidDel="0073600A">
          <w:rPr>
            <w:rFonts w:ascii="Arial" w:hAnsi="Arial"/>
          </w:rPr>
          <w:delText>Since the metrics are stored in the Prometheus database and read by the Grafana dashboards, the dashboards will be populated as Prometheus collects the metrics.</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77" w:author="Giri, Vidyashankar (GDC SOC)" w:date="2018-07-23T05:52:00Z"/>
          <w:rFonts w:ascii="Arial" w:eastAsia="Arial" w:hAnsi="Arial" w:cs="Arial"/>
        </w:rPr>
      </w:pPr>
    </w:p>
    <w:p w:rsidR="00CA6099" w:rsidDel="0073600A" w:rsidRDefault="00CA6099">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78" w:author="Steward, Rashaad (ArcSight Inc.)" w:date="2018-03-23T13:10:00Z"/>
          <w:del w:id="1579" w:author="Giri, Vidyashankar (GDC SOC)" w:date="2018-07-23T05:52:00Z"/>
          <w:rFonts w:ascii="Arial" w:eastAsia="Calibri" w:hAnsi="Arial" w:cs="Calibri"/>
          <w:b/>
          <w:bCs/>
          <w:color w:val="0078EF"/>
          <w:kern w:val="32"/>
          <w:sz w:val="28"/>
          <w:szCs w:val="28"/>
          <w:u w:color="0078EF"/>
        </w:rPr>
        <w:pPrChange w:id="1580" w:author="Giri, Vidyashankar (GDC SOC)" w:date="2018-07-23T05:52:00Z">
          <w:pPr/>
        </w:pPrChange>
      </w:pPr>
      <w:bookmarkStart w:id="1581" w:name="_Toc13"/>
      <w:ins w:id="1582" w:author="Steward, Rashaad (ArcSight Inc.)" w:date="2018-03-23T13:10:00Z">
        <w:del w:id="1583" w:author="Giri, Vidyashankar (GDC SOC)" w:date="2018-07-23T05:52:00Z">
          <w:r w:rsidDel="0073600A">
            <w:rPr>
              <w:rFonts w:ascii="Arial" w:hAnsi="Arial"/>
            </w:rPr>
            <w:br w:type="page"/>
          </w:r>
        </w:del>
      </w:ins>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84" w:author="Giri, Vidyashankar (GDC SOC)" w:date="2018-07-23T05:52:00Z"/>
          <w:rFonts w:ascii="Arial" w:eastAsia="Arial" w:hAnsi="Arial" w:cs="Arial"/>
        </w:rPr>
        <w:pPrChange w:id="1585" w:author="Giri, Vidyashankar (GDC SOC)" w:date="2018-07-23T05:52:00Z">
          <w:pPr>
            <w:pStyle w:val="Heading"/>
          </w:pPr>
        </w:pPrChange>
      </w:pPr>
      <w:del w:id="1586" w:author="Giri, Vidyashankar (GDC SOC)" w:date="2018-07-23T05:52:00Z">
        <w:r w:rsidDel="0073600A">
          <w:rPr>
            <w:rFonts w:ascii="Arial" w:hAnsi="Arial"/>
          </w:rPr>
          <w:delText>Appendix</w:delText>
        </w:r>
        <w:bookmarkEnd w:id="1581"/>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87" w:author="Giri, Vidyashankar (GDC SOC)" w:date="2018-07-23T05:52:00Z"/>
          <w:rFonts w:ascii="Arial" w:eastAsia="Arial" w:hAnsi="Arial" w:cs="Arial"/>
        </w:rPr>
        <w:pPrChange w:id="1588" w:author="Giri, Vidyashankar (GDC SOC)" w:date="2018-07-23T05:52:00Z">
          <w:pPr>
            <w:pStyle w:val="Heading2"/>
          </w:pPr>
        </w:pPrChange>
      </w:pPr>
      <w:bookmarkStart w:id="1589" w:name="_Toc14"/>
      <w:del w:id="1590" w:author="Giri, Vidyashankar (GDC SOC)" w:date="2018-07-23T05:52:00Z">
        <w:r w:rsidDel="0073600A">
          <w:rPr>
            <w:rFonts w:ascii="Arial" w:hAnsi="Arial"/>
          </w:rPr>
          <w:delText>Grafana LDAP Authentication</w:delText>
        </w:r>
        <w:bookmarkEnd w:id="1589"/>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91" w:author="Giri, Vidyashankar (GDC SOC)" w:date="2018-07-23T05:52:00Z"/>
          <w:rFonts w:ascii="Arial" w:eastAsia="Arial" w:hAnsi="Arial" w:cs="Arial"/>
        </w:rPr>
      </w:pPr>
      <w:del w:id="1592" w:author="Giri, Vidyashankar (GDC SOC)" w:date="2018-07-23T05:52:00Z">
        <w:r w:rsidDel="0073600A">
          <w:rPr>
            <w:rFonts w:ascii="Arial" w:hAnsi="Arial"/>
          </w:rPr>
          <w:delText>Grafana supports Lightweight Directory Access Protocol (LDAP) authentication. It is recommended that LDAP authentication is used to facilitate user management. To configure LDAP authentication on the Grafana application, the following information is required:</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93" w:author="Giri, Vidyashankar (GDC SOC)" w:date="2018-07-23T05:52:00Z"/>
          <w:rFonts w:ascii="Arial" w:eastAsia="Arial" w:hAnsi="Arial" w:cs="Arial"/>
        </w:rPr>
      </w:pPr>
    </w:p>
    <w:tbl>
      <w:tblPr>
        <w:tblW w:w="80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
      <w:tblGrid>
        <w:gridCol w:w="2697"/>
        <w:gridCol w:w="2696"/>
        <w:gridCol w:w="2696"/>
      </w:tblGrid>
      <w:tr w:rsidR="000A7CFA" w:rsidDel="0073600A">
        <w:trPr>
          <w:trHeight w:val="255"/>
          <w:tblHeader/>
          <w:del w:id="1594" w:author="Giri, Vidyashankar (GDC SOC)" w:date="2018-07-23T05:52:00Z"/>
        </w:trPr>
        <w:tc>
          <w:tcPr>
            <w:tcW w:w="269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95" w:author="Giri, Vidyashankar (GDC SOC)" w:date="2018-07-23T05:52:00Z"/>
              </w:rPr>
              <w:pPrChange w:id="1596" w:author="Giri, Vidyashankar (GDC SOC)" w:date="2018-07-23T05:52:00Z">
                <w:pPr>
                  <w:tabs>
                    <w:tab w:val="left" w:pos="1440"/>
                  </w:tabs>
                  <w:suppressAutoHyphens/>
                  <w:outlineLvl w:val="0"/>
                </w:pPr>
              </w:pPrChange>
            </w:pPr>
            <w:del w:id="1597" w:author="Giri, Vidyashankar (GDC SOC)" w:date="2018-07-23T05:52:00Z">
              <w:r w:rsidDel="0073600A">
                <w:rPr>
                  <w:rFonts w:cs="Arial Unicode MS"/>
                  <w:b/>
                  <w:bCs/>
                  <w:color w:val="FFFFFF"/>
                </w:rPr>
                <w:delText>Fields</w:delText>
              </w:r>
            </w:del>
          </w:p>
        </w:tc>
        <w:tc>
          <w:tcPr>
            <w:tcW w:w="2696" w:type="dxa"/>
            <w:tcBorders>
              <w:top w:val="single" w:sz="8" w:space="0" w:color="FFFFFF"/>
              <w:left w:val="single" w:sz="8" w:space="0" w:color="FFFFFF"/>
              <w:bottom w:val="single" w:sz="24" w:space="0" w:color="FFFFFF"/>
              <w:right w:val="single" w:sz="8" w:space="0" w:color="FFFFFF"/>
            </w:tcBorders>
            <w:shd w:val="clear" w:color="auto" w:fill="0E87C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98" w:author="Giri, Vidyashankar (GDC SOC)" w:date="2018-07-23T05:52:00Z"/>
              </w:rPr>
              <w:pPrChange w:id="1599" w:author="Giri, Vidyashankar (GDC SOC)" w:date="2018-07-23T05:52:00Z">
                <w:pPr>
                  <w:tabs>
                    <w:tab w:val="left" w:pos="1440"/>
                  </w:tabs>
                  <w:suppressAutoHyphens/>
                  <w:outlineLvl w:val="0"/>
                </w:pPr>
              </w:pPrChange>
            </w:pPr>
            <w:del w:id="1600" w:author="Giri, Vidyashankar (GDC SOC)" w:date="2018-07-23T05:52:00Z">
              <w:r w:rsidDel="0073600A">
                <w:rPr>
                  <w:rFonts w:cs="Arial Unicode MS"/>
                  <w:b/>
                  <w:bCs/>
                  <w:color w:val="FFFFFF"/>
                </w:rPr>
                <w:delText>Example</w:delText>
              </w:r>
            </w:del>
          </w:p>
        </w:tc>
        <w:tc>
          <w:tcPr>
            <w:tcW w:w="2696" w:type="dxa"/>
            <w:tcBorders>
              <w:top w:val="single" w:sz="8" w:space="0" w:color="FFFFFF"/>
              <w:left w:val="single" w:sz="8" w:space="0" w:color="FFFFFF"/>
              <w:bottom w:val="single" w:sz="24" w:space="0" w:color="FFFFFF"/>
              <w:right w:val="single" w:sz="8" w:space="0" w:color="FFFFFF"/>
            </w:tcBorders>
            <w:shd w:val="clear" w:color="auto" w:fill="0E87C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01" w:author="Giri, Vidyashankar (GDC SOC)" w:date="2018-07-23T05:52:00Z"/>
              </w:rPr>
              <w:pPrChange w:id="1602" w:author="Giri, Vidyashankar (GDC SOC)" w:date="2018-07-23T05:52:00Z">
                <w:pPr>
                  <w:tabs>
                    <w:tab w:val="left" w:pos="1440"/>
                  </w:tabs>
                  <w:suppressAutoHyphens/>
                  <w:outlineLvl w:val="0"/>
                </w:pPr>
              </w:pPrChange>
            </w:pPr>
            <w:del w:id="1603" w:author="Giri, Vidyashankar (GDC SOC)" w:date="2018-07-23T05:52:00Z">
              <w:r w:rsidDel="0073600A">
                <w:rPr>
                  <w:rFonts w:cs="Arial Unicode MS"/>
                  <w:b/>
                  <w:bCs/>
                  <w:color w:val="FFFFFF"/>
                </w:rPr>
                <w:delText>Notes</w:delText>
              </w:r>
            </w:del>
          </w:p>
        </w:tc>
      </w:tr>
      <w:tr w:rsidR="000A7CFA" w:rsidDel="0073600A">
        <w:tblPrEx>
          <w:shd w:val="clear" w:color="auto" w:fill="CAD8EC"/>
        </w:tblPrEx>
        <w:trPr>
          <w:trHeight w:val="1040"/>
          <w:del w:id="1604" w:author="Giri, Vidyashankar (GDC SOC)" w:date="2018-07-23T05:52:00Z"/>
        </w:trPr>
        <w:tc>
          <w:tcPr>
            <w:tcW w:w="2696"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05" w:author="Giri, Vidyashankar (GDC SOC)" w:date="2018-07-23T05:52:00Z"/>
              </w:rPr>
              <w:pPrChange w:id="1606" w:author="Giri, Vidyashankar (GDC SOC)" w:date="2018-07-23T05:52:00Z">
                <w:pPr>
                  <w:tabs>
                    <w:tab w:val="left" w:pos="1440"/>
                  </w:tabs>
                  <w:suppressAutoHyphens/>
                  <w:outlineLvl w:val="0"/>
                </w:pPr>
              </w:pPrChange>
            </w:pPr>
            <w:del w:id="1607" w:author="Giri, Vidyashankar (GDC SOC)" w:date="2018-07-23T05:52:00Z">
              <w:r w:rsidDel="0073600A">
                <w:rPr>
                  <w:rFonts w:cs="Arial Unicode MS"/>
                  <w:b/>
                  <w:bCs/>
                  <w:color w:val="FFFFFF"/>
                </w:rPr>
                <w:delText>Host</w:delText>
              </w:r>
            </w:del>
          </w:p>
        </w:tc>
        <w:tc>
          <w:tcPr>
            <w:tcW w:w="269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08" w:author="Giri, Vidyashankar (GDC SOC)" w:date="2018-07-23T05:52:00Z"/>
              </w:rPr>
              <w:pPrChange w:id="1609" w:author="Giri, Vidyashankar (GDC SOC)" w:date="2018-07-23T05:52:00Z">
                <w:pPr>
                  <w:tabs>
                    <w:tab w:val="left" w:pos="1440"/>
                  </w:tabs>
                  <w:suppressAutoHyphens/>
                  <w:outlineLvl w:val="0"/>
                </w:pPr>
              </w:pPrChange>
            </w:pPr>
            <w:del w:id="1610" w:author="Giri, Vidyashankar (GDC SOC)" w:date="2018-07-23T05:52:00Z">
              <w:r w:rsidDel="0073600A">
                <w:rPr>
                  <w:rFonts w:cs="Arial Unicode MS"/>
                  <w:color w:val="2F5284"/>
                </w:rPr>
                <w:delText>dc.acmecorp.internal</w:delText>
              </w:r>
            </w:del>
          </w:p>
        </w:tc>
        <w:tc>
          <w:tcPr>
            <w:tcW w:w="269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11" w:author="Giri, Vidyashankar (GDC SOC)" w:date="2018-07-23T05:52:00Z"/>
              </w:rPr>
              <w:pPrChange w:id="1612" w:author="Giri, Vidyashankar (GDC SOC)" w:date="2018-07-23T05:52:00Z">
                <w:pPr>
                  <w:tabs>
                    <w:tab w:val="left" w:pos="1440"/>
                  </w:tabs>
                  <w:suppressAutoHyphens/>
                  <w:outlineLvl w:val="0"/>
                </w:pPr>
              </w:pPrChange>
            </w:pPr>
            <w:del w:id="1613" w:author="Giri, Vidyashankar (GDC SOC)" w:date="2018-07-23T05:52:00Z">
              <w:r w:rsidDel="0073600A">
                <w:rPr>
                  <w:rFonts w:cs="Arial Unicode MS"/>
                  <w:color w:val="2F5284"/>
                </w:rPr>
                <w:delText>Hostname of the LDAP server. The hostname must match the common name on the SSL certificate if “use_ssl” is set to true.</w:delText>
              </w:r>
            </w:del>
          </w:p>
        </w:tc>
      </w:tr>
      <w:tr w:rsidR="000A7CFA" w:rsidDel="0073600A">
        <w:tblPrEx>
          <w:shd w:val="clear" w:color="auto" w:fill="CAD8EC"/>
        </w:tblPrEx>
        <w:trPr>
          <w:trHeight w:val="420"/>
          <w:del w:id="161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15" w:author="Giri, Vidyashankar (GDC SOC)" w:date="2018-07-23T05:52:00Z"/>
              </w:rPr>
              <w:pPrChange w:id="1616" w:author="Giri, Vidyashankar (GDC SOC)" w:date="2018-07-23T05:52:00Z">
                <w:pPr>
                  <w:tabs>
                    <w:tab w:val="left" w:pos="1440"/>
                  </w:tabs>
                  <w:suppressAutoHyphens/>
                  <w:outlineLvl w:val="0"/>
                </w:pPr>
              </w:pPrChange>
            </w:pPr>
            <w:del w:id="1617" w:author="Giri, Vidyashankar (GDC SOC)" w:date="2018-07-23T05:52:00Z">
              <w:r w:rsidDel="0073600A">
                <w:rPr>
                  <w:rFonts w:cs="Arial Unicode MS"/>
                  <w:b/>
                  <w:bCs/>
                  <w:color w:val="FFFFFF"/>
                </w:rPr>
                <w:delText>Port</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18" w:author="Giri, Vidyashankar (GDC SOC)" w:date="2018-07-23T05:52:00Z"/>
              </w:rPr>
              <w:pPrChange w:id="1619" w:author="Giri, Vidyashankar (GDC SOC)" w:date="2018-07-23T05:52:00Z">
                <w:pPr>
                  <w:tabs>
                    <w:tab w:val="left" w:pos="1440"/>
                  </w:tabs>
                  <w:suppressAutoHyphens/>
                  <w:outlineLvl w:val="0"/>
                </w:pPr>
              </w:pPrChange>
            </w:pPr>
            <w:del w:id="1620" w:author="Giri, Vidyashankar (GDC SOC)" w:date="2018-07-23T05:52:00Z">
              <w:r w:rsidDel="0073600A">
                <w:rPr>
                  <w:rFonts w:cs="Arial Unicode MS"/>
                  <w:color w:val="2F5284"/>
                </w:rPr>
                <w:delText>389</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21" w:author="Giri, Vidyashankar (GDC SOC)" w:date="2018-07-23T05:52:00Z"/>
              </w:rPr>
              <w:pPrChange w:id="1622" w:author="Giri, Vidyashankar (GDC SOC)" w:date="2018-07-23T05:52:00Z">
                <w:pPr>
                  <w:tabs>
                    <w:tab w:val="left" w:pos="1440"/>
                  </w:tabs>
                  <w:suppressAutoHyphens/>
                  <w:outlineLvl w:val="0"/>
                </w:pPr>
              </w:pPrChange>
            </w:pPr>
            <w:del w:id="1623" w:author="Giri, Vidyashankar (GDC SOC)" w:date="2018-07-23T05:52:00Z">
              <w:r w:rsidDel="0073600A">
                <w:rPr>
                  <w:rFonts w:cs="Arial Unicode MS"/>
                  <w:color w:val="2F5284"/>
                </w:rPr>
                <w:delText>User port 636 if “use_ssl” is set to true.</w:delText>
              </w:r>
            </w:del>
          </w:p>
        </w:tc>
      </w:tr>
      <w:tr w:rsidR="000A7CFA" w:rsidDel="0073600A">
        <w:tblPrEx>
          <w:shd w:val="clear" w:color="auto" w:fill="CAD8EC"/>
        </w:tblPrEx>
        <w:trPr>
          <w:trHeight w:val="255"/>
          <w:del w:id="162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25" w:author="Giri, Vidyashankar (GDC SOC)" w:date="2018-07-23T05:52:00Z"/>
              </w:rPr>
              <w:pPrChange w:id="1626" w:author="Giri, Vidyashankar (GDC SOC)" w:date="2018-07-23T05:52:00Z">
                <w:pPr>
                  <w:tabs>
                    <w:tab w:val="left" w:pos="1440"/>
                  </w:tabs>
                  <w:suppressAutoHyphens/>
                  <w:outlineLvl w:val="0"/>
                </w:pPr>
              </w:pPrChange>
            </w:pPr>
            <w:del w:id="1627" w:author="Giri, Vidyashankar (GDC SOC)" w:date="2018-07-23T05:52:00Z">
              <w:r w:rsidDel="0073600A">
                <w:rPr>
                  <w:rFonts w:cs="Arial Unicode MS"/>
                  <w:b/>
                  <w:bCs/>
                  <w:color w:val="FFFFFF"/>
                </w:rPr>
                <w:delText>use_ssl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28" w:author="Giri, Vidyashankar (GDC SOC)" w:date="2018-07-23T05:52:00Z"/>
              </w:rPr>
              <w:pPrChange w:id="1629" w:author="Giri, Vidyashankar (GDC SOC)" w:date="2018-07-23T05:52:00Z">
                <w:pPr>
                  <w:tabs>
                    <w:tab w:val="left" w:pos="1440"/>
                  </w:tabs>
                  <w:suppressAutoHyphens/>
                  <w:outlineLvl w:val="0"/>
                </w:pPr>
              </w:pPrChange>
            </w:pPr>
            <w:del w:id="1630" w:author="Giri, Vidyashankar (GDC SOC)" w:date="2018-07-23T05:52:00Z">
              <w:r w:rsidDel="0073600A">
                <w:rPr>
                  <w:rFonts w:cs="Arial Unicode MS"/>
                  <w:color w:val="2F5284"/>
                </w:rPr>
                <w:delText>0</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31" w:author="Giri, Vidyashankar (GDC SOC)" w:date="2018-07-23T05:52:00Z"/>
              </w:rPr>
              <w:pPrChange w:id="1632" w:author="Giri, Vidyashankar (GDC SOC)" w:date="2018-07-23T05:52:00Z">
                <w:pPr>
                  <w:tabs>
                    <w:tab w:val="left" w:pos="1440"/>
                  </w:tabs>
                  <w:suppressAutoHyphens/>
                  <w:outlineLvl w:val="0"/>
                </w:pPr>
              </w:pPrChange>
            </w:pPr>
            <w:del w:id="1633" w:author="Giri, Vidyashankar (GDC SOC)" w:date="2018-07-23T05:52:00Z">
              <w:r w:rsidDel="0073600A">
                <w:rPr>
                  <w:rFonts w:cs="Arial Unicode MS"/>
                  <w:color w:val="2F5284"/>
                </w:rPr>
                <w:delText>Set to true if SSL is required</w:delText>
              </w:r>
            </w:del>
          </w:p>
        </w:tc>
      </w:tr>
      <w:tr w:rsidR="000A7CFA" w:rsidDel="0073600A">
        <w:tblPrEx>
          <w:shd w:val="clear" w:color="auto" w:fill="CAD8EC"/>
        </w:tblPrEx>
        <w:trPr>
          <w:trHeight w:val="820"/>
          <w:del w:id="163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35" w:author="Giri, Vidyashankar (GDC SOC)" w:date="2018-07-23T05:52:00Z"/>
              </w:rPr>
              <w:pPrChange w:id="1636" w:author="Giri, Vidyashankar (GDC SOC)" w:date="2018-07-23T05:52:00Z">
                <w:pPr>
                  <w:tabs>
                    <w:tab w:val="left" w:pos="1440"/>
                  </w:tabs>
                  <w:suppressAutoHyphens/>
                  <w:outlineLvl w:val="0"/>
                </w:pPr>
              </w:pPrChange>
            </w:pPr>
            <w:del w:id="1637" w:author="Giri, Vidyashankar (GDC SOC)" w:date="2018-07-23T05:52:00Z">
              <w:r w:rsidDel="0073600A">
                <w:rPr>
                  <w:rFonts w:cs="Arial Unicode MS"/>
                  <w:b/>
                  <w:bCs/>
                  <w:color w:val="FFFFFF"/>
                </w:rPr>
                <w:delText>ssl_skip_verify</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38" w:author="Giri, Vidyashankar (GDC SOC)" w:date="2018-07-23T05:52:00Z"/>
              </w:rPr>
              <w:pPrChange w:id="1639" w:author="Giri, Vidyashankar (GDC SOC)" w:date="2018-07-23T05:52:00Z">
                <w:pPr>
                  <w:tabs>
                    <w:tab w:val="left" w:pos="1440"/>
                  </w:tabs>
                  <w:suppressAutoHyphens/>
                  <w:outlineLvl w:val="0"/>
                </w:pPr>
              </w:pPrChange>
            </w:pPr>
            <w:del w:id="1640" w:author="Giri, Vidyashankar (GDC SOC)" w:date="2018-07-23T05:52:00Z">
              <w:r w:rsidDel="0073600A">
                <w:rPr>
                  <w:rFonts w:cs="Arial Unicode MS"/>
                  <w:color w:val="2F5284"/>
                </w:rPr>
                <w:delText>0</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41" w:author="Giri, Vidyashankar (GDC SOC)" w:date="2018-07-23T05:52:00Z"/>
              </w:rPr>
              <w:pPrChange w:id="1642" w:author="Giri, Vidyashankar (GDC SOC)" w:date="2018-07-23T05:52:00Z">
                <w:pPr>
                  <w:tabs>
                    <w:tab w:val="left" w:pos="1440"/>
                  </w:tabs>
                  <w:suppressAutoHyphens/>
                  <w:outlineLvl w:val="0"/>
                </w:pPr>
              </w:pPrChange>
            </w:pPr>
            <w:del w:id="1643" w:author="Giri, Vidyashankar (GDC SOC)" w:date="2018-07-23T05:52:00Z">
              <w:r w:rsidDel="0073600A">
                <w:rPr>
                  <w:rFonts w:cs="Arial Unicode MS"/>
                  <w:color w:val="2F5284"/>
                </w:rPr>
                <w:delText>Set to true if the hostname used in the “host” field does not match the common name on the SSL certificate</w:delText>
              </w:r>
            </w:del>
          </w:p>
        </w:tc>
      </w:tr>
      <w:tr w:rsidR="000A7CFA" w:rsidDel="0073600A">
        <w:tblPrEx>
          <w:shd w:val="clear" w:color="auto" w:fill="CAD8EC"/>
        </w:tblPrEx>
        <w:trPr>
          <w:trHeight w:val="620"/>
          <w:del w:id="164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45" w:author="Giri, Vidyashankar (GDC SOC)" w:date="2018-07-23T05:52:00Z"/>
              </w:rPr>
              <w:pPrChange w:id="1646" w:author="Giri, Vidyashankar (GDC SOC)" w:date="2018-07-23T05:52:00Z">
                <w:pPr>
                  <w:tabs>
                    <w:tab w:val="left" w:pos="1440"/>
                  </w:tabs>
                  <w:suppressAutoHyphens/>
                  <w:outlineLvl w:val="0"/>
                </w:pPr>
              </w:pPrChange>
            </w:pPr>
            <w:del w:id="1647" w:author="Giri, Vidyashankar (GDC SOC)" w:date="2018-07-23T05:52:00Z">
              <w:r w:rsidDel="0073600A">
                <w:rPr>
                  <w:rFonts w:cs="Arial Unicode MS"/>
                  <w:b/>
                  <w:bCs/>
                  <w:color w:val="FFFFFF"/>
                </w:rPr>
                <w:delText>root_ca_cert</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48" w:author="Giri, Vidyashankar (GDC SOC)" w:date="2018-07-23T05:52:00Z"/>
              </w:rPr>
              <w:pPrChange w:id="1649" w:author="Giri, Vidyashankar (GDC SOC)" w:date="2018-07-23T05:52:00Z">
                <w:pPr>
                  <w:tabs>
                    <w:tab w:val="left" w:pos="1440"/>
                  </w:tabs>
                  <w:suppressAutoHyphens/>
                  <w:outlineLvl w:val="0"/>
                </w:pPr>
              </w:pPrChange>
            </w:pPr>
            <w:del w:id="1650" w:author="Giri, Vidyashankar (GDC SOC)" w:date="2018-07-23T05:52:00Z">
              <w:r w:rsidDel="0073600A">
                <w:rPr>
                  <w:rFonts w:cs="Arial Unicode MS"/>
                  <w:color w:val="2F5284"/>
                </w:rPr>
                <w:delText>/opt/arcsight</w:delText>
              </w:r>
              <w:r w:rsidR="00605A8F" w:rsidDel="0073600A">
                <w:rPr>
                  <w:rFonts w:cs="Arial Unicode MS"/>
                  <w:color w:val="2F5284"/>
                </w:rPr>
                <w:delText>/chm/</w:delText>
              </w:r>
              <w:r w:rsidDel="0073600A">
                <w:rPr>
                  <w:rFonts w:cs="Arial Unicode MS"/>
                  <w:color w:val="2F5284"/>
                </w:rPr>
                <w:delText>grafana/pki/ldap_ca.crt</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51" w:author="Giri, Vidyashankar (GDC SOC)" w:date="2018-07-23T05:52:00Z"/>
              </w:rPr>
              <w:pPrChange w:id="1652" w:author="Giri, Vidyashankar (GDC SOC)" w:date="2018-07-23T05:52:00Z">
                <w:pPr>
                  <w:tabs>
                    <w:tab w:val="left" w:pos="1440"/>
                  </w:tabs>
                  <w:suppressAutoHyphens/>
                  <w:outlineLvl w:val="0"/>
                </w:pPr>
              </w:pPrChange>
            </w:pPr>
            <w:del w:id="1653" w:author="Giri, Vidyashankar (GDC SOC)" w:date="2018-07-23T05:52:00Z">
              <w:r w:rsidDel="0073600A">
                <w:rPr>
                  <w:rFonts w:cs="Arial Unicode MS"/>
                  <w:color w:val="2F5284"/>
                </w:rPr>
                <w:delText>Path to certificate authority certificate used by the LDAP server</w:delText>
              </w:r>
            </w:del>
          </w:p>
        </w:tc>
      </w:tr>
      <w:tr w:rsidR="000A7CFA" w:rsidDel="0073600A">
        <w:tblPrEx>
          <w:shd w:val="clear" w:color="auto" w:fill="CAD8EC"/>
        </w:tblPrEx>
        <w:trPr>
          <w:trHeight w:val="620"/>
          <w:del w:id="165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55" w:author="Giri, Vidyashankar (GDC SOC)" w:date="2018-07-23T05:52:00Z"/>
              </w:rPr>
              <w:pPrChange w:id="1656" w:author="Giri, Vidyashankar (GDC SOC)" w:date="2018-07-23T05:52:00Z">
                <w:pPr>
                  <w:tabs>
                    <w:tab w:val="left" w:pos="1440"/>
                  </w:tabs>
                  <w:suppressAutoHyphens/>
                  <w:outlineLvl w:val="0"/>
                </w:pPr>
              </w:pPrChange>
            </w:pPr>
            <w:del w:id="1657" w:author="Giri, Vidyashankar (GDC SOC)" w:date="2018-07-23T05:52:00Z">
              <w:r w:rsidDel="0073600A">
                <w:rPr>
                  <w:rFonts w:cs="Arial Unicode MS"/>
                  <w:b/>
                  <w:bCs/>
                  <w:color w:val="FFFFFF"/>
                </w:rPr>
                <w:delText>bind_dn</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58" w:author="Giri, Vidyashankar (GDC SOC)" w:date="2018-07-23T05:52:00Z"/>
              </w:rPr>
              <w:pPrChange w:id="1659" w:author="Giri, Vidyashankar (GDC SOC)" w:date="2018-07-23T05:52:00Z">
                <w:pPr>
                  <w:tabs>
                    <w:tab w:val="left" w:pos="1440"/>
                  </w:tabs>
                  <w:suppressAutoHyphens/>
                  <w:outlineLvl w:val="0"/>
                </w:pPr>
              </w:pPrChange>
            </w:pPr>
            <w:del w:id="1660" w:author="Giri, Vidyashankar (GDC SOC)" w:date="2018-07-23T05:52:00Z">
              <w:r w:rsidDel="0073600A">
                <w:rPr>
                  <w:rFonts w:cs="Arial Unicode MS"/>
                  <w:color w:val="2F5284"/>
                </w:rPr>
                <w:delText>cn=ldapread,cn=Users,dc=acmecorp,dc=internal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61" w:author="Giri, Vidyashankar (GDC SOC)" w:date="2018-07-23T05:52:00Z"/>
              </w:rPr>
              <w:pPrChange w:id="1662" w:author="Giri, Vidyashankar (GDC SOC)" w:date="2018-07-23T05:52:00Z">
                <w:pPr>
                  <w:tabs>
                    <w:tab w:val="left" w:pos="1440"/>
                  </w:tabs>
                  <w:suppressAutoHyphens/>
                  <w:outlineLvl w:val="0"/>
                </w:pPr>
              </w:pPrChange>
            </w:pPr>
            <w:del w:id="1663" w:author="Giri, Vidyashankar (GDC SOC)" w:date="2018-07-23T05:52:00Z">
              <w:r w:rsidDel="0073600A">
                <w:rPr>
                  <w:rFonts w:cs="Arial Unicode MS"/>
                  <w:color w:val="2F5284"/>
                </w:rPr>
                <w:delText>Distinguished name of the user used for binding to the LDAP server</w:delText>
              </w:r>
            </w:del>
          </w:p>
        </w:tc>
      </w:tr>
      <w:tr w:rsidR="000A7CFA" w:rsidDel="0073600A">
        <w:tblPrEx>
          <w:shd w:val="clear" w:color="auto" w:fill="CAD8EC"/>
        </w:tblPrEx>
        <w:trPr>
          <w:trHeight w:val="420"/>
          <w:del w:id="166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65" w:author="Giri, Vidyashankar (GDC SOC)" w:date="2018-07-23T05:52:00Z"/>
              </w:rPr>
              <w:pPrChange w:id="1666" w:author="Giri, Vidyashankar (GDC SOC)" w:date="2018-07-23T05:52:00Z">
                <w:pPr>
                  <w:tabs>
                    <w:tab w:val="left" w:pos="1440"/>
                  </w:tabs>
                  <w:suppressAutoHyphens/>
                  <w:outlineLvl w:val="0"/>
                </w:pPr>
              </w:pPrChange>
            </w:pPr>
            <w:del w:id="1667" w:author="Giri, Vidyashankar (GDC SOC)" w:date="2018-07-23T05:52:00Z">
              <w:r w:rsidDel="0073600A">
                <w:rPr>
                  <w:rFonts w:cs="Arial Unicode MS"/>
                  <w:b/>
                  <w:bCs/>
                  <w:color w:val="FFFFFF"/>
                </w:rPr>
                <w:delText>bind_password</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68" w:author="Giri, Vidyashankar (GDC SOC)" w:date="2018-07-23T05:52:00Z"/>
              </w:rPr>
              <w:pPrChange w:id="1669" w:author="Giri, Vidyashankar (GDC SOC)" w:date="2018-07-23T05:52:00Z">
                <w:pPr>
                  <w:tabs>
                    <w:tab w:val="left" w:pos="1440"/>
                  </w:tabs>
                  <w:suppressAutoHyphens/>
                  <w:outlineLvl w:val="0"/>
                </w:pPr>
              </w:pPrChange>
            </w:pPr>
            <w:del w:id="1670" w:author="Giri, Vidyashankar (GDC SOC)" w:date="2018-07-23T05:52:00Z">
              <w:r w:rsidDel="0073600A">
                <w:rPr>
                  <w:rFonts w:cs="Arial Unicode MS"/>
                  <w:color w:val="2F5284"/>
                </w:rPr>
                <w:delText>Password123</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71" w:author="Giri, Vidyashankar (GDC SOC)" w:date="2018-07-23T05:52:00Z"/>
              </w:rPr>
              <w:pPrChange w:id="1672" w:author="Giri, Vidyashankar (GDC SOC)" w:date="2018-07-23T05:52:00Z">
                <w:pPr>
                  <w:tabs>
                    <w:tab w:val="left" w:pos="1440"/>
                  </w:tabs>
                  <w:suppressAutoHyphens/>
                  <w:outlineLvl w:val="0"/>
                </w:pPr>
              </w:pPrChange>
            </w:pPr>
            <w:del w:id="1673" w:author="Giri, Vidyashankar (GDC SOC)" w:date="2018-07-23T05:52:00Z">
              <w:r w:rsidDel="0073600A">
                <w:rPr>
                  <w:rFonts w:cs="Arial Unicode MS"/>
                  <w:color w:val="2F5284"/>
                </w:rPr>
                <w:delText>Password of the user used for binding to the LDAP server</w:delText>
              </w:r>
            </w:del>
          </w:p>
        </w:tc>
      </w:tr>
      <w:tr w:rsidR="000A7CFA" w:rsidDel="0073600A">
        <w:tblPrEx>
          <w:shd w:val="clear" w:color="auto" w:fill="CAD8EC"/>
        </w:tblPrEx>
        <w:trPr>
          <w:trHeight w:val="255"/>
          <w:del w:id="167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75" w:author="Giri, Vidyashankar (GDC SOC)" w:date="2018-07-23T05:52:00Z"/>
              </w:rPr>
              <w:pPrChange w:id="1676" w:author="Giri, Vidyashankar (GDC SOC)" w:date="2018-07-23T05:52:00Z">
                <w:pPr>
                  <w:tabs>
                    <w:tab w:val="left" w:pos="1440"/>
                  </w:tabs>
                  <w:suppressAutoHyphens/>
                  <w:outlineLvl w:val="0"/>
                </w:pPr>
              </w:pPrChange>
            </w:pPr>
            <w:del w:id="1677" w:author="Giri, Vidyashankar (GDC SOC)" w:date="2018-07-23T05:52:00Z">
              <w:r w:rsidDel="0073600A">
                <w:rPr>
                  <w:rFonts w:cs="Arial Unicode MS"/>
                  <w:b/>
                  <w:bCs/>
                  <w:color w:val="FFFFFF"/>
                </w:rPr>
                <w:delText>search_base_dns</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78" w:author="Giri, Vidyashankar (GDC SOC)" w:date="2018-07-23T05:52:00Z"/>
              </w:rPr>
              <w:pPrChange w:id="1679" w:author="Giri, Vidyashankar (GDC SOC)" w:date="2018-07-23T05:52:00Z">
                <w:pPr>
                  <w:tabs>
                    <w:tab w:val="left" w:pos="1440"/>
                  </w:tabs>
                  <w:suppressAutoHyphens/>
                  <w:outlineLvl w:val="0"/>
                </w:pPr>
              </w:pPrChange>
            </w:pPr>
            <w:del w:id="1680" w:author="Giri, Vidyashankar (GDC SOC)" w:date="2018-07-23T05:52:00Z">
              <w:r w:rsidDel="0073600A">
                <w:rPr>
                  <w:rFonts w:cs="Arial Unicode MS"/>
                  <w:color w:val="2F5284"/>
                </w:rPr>
                <w:delText>dc=acmecorp,dc=internal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81" w:author="Giri, Vidyashankar (GDC SOC)" w:date="2018-07-23T05:52:00Z"/>
              </w:rPr>
              <w:pPrChange w:id="1682" w:author="Giri, Vidyashankar (GDC SOC)" w:date="2018-07-23T05:52:00Z">
                <w:pPr>
                  <w:tabs>
                    <w:tab w:val="left" w:pos="1440"/>
                  </w:tabs>
                  <w:suppressAutoHyphens/>
                  <w:outlineLvl w:val="0"/>
                </w:pPr>
              </w:pPrChange>
            </w:pPr>
            <w:del w:id="1683" w:author="Giri, Vidyashankar (GDC SOC)" w:date="2018-07-23T05:52:00Z">
              <w:r w:rsidDel="0073600A">
                <w:rPr>
                  <w:rFonts w:cs="Arial Unicode MS"/>
                  <w:color w:val="2F5284"/>
                </w:rPr>
                <w:delText>Search base of LDAP server</w:delText>
              </w:r>
            </w:del>
          </w:p>
        </w:tc>
      </w:tr>
      <w:tr w:rsidR="000A7CFA" w:rsidDel="0073600A">
        <w:tblPrEx>
          <w:shd w:val="clear" w:color="auto" w:fill="CAD8EC"/>
        </w:tblPrEx>
        <w:trPr>
          <w:trHeight w:val="620"/>
          <w:del w:id="1684"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85" w:author="Giri, Vidyashankar (GDC SOC)" w:date="2018-07-23T05:52:00Z"/>
              </w:rPr>
              <w:pPrChange w:id="1686" w:author="Giri, Vidyashankar (GDC SOC)" w:date="2018-07-23T05:52:00Z">
                <w:pPr>
                  <w:tabs>
                    <w:tab w:val="left" w:pos="1440"/>
                  </w:tabs>
                  <w:suppressAutoHyphens/>
                  <w:outlineLvl w:val="0"/>
                </w:pPr>
              </w:pPrChange>
            </w:pPr>
            <w:del w:id="1687" w:author="Giri, Vidyashankar (GDC SOC)" w:date="2018-07-23T05:52:00Z">
              <w:r w:rsidDel="0073600A">
                <w:rPr>
                  <w:rFonts w:cs="Arial Unicode MS"/>
                  <w:b/>
                  <w:bCs/>
                  <w:color w:val="FFFFFF"/>
                </w:rPr>
                <w:delText>group_dn</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88" w:author="Giri, Vidyashankar (GDC SOC)" w:date="2018-07-23T05:52:00Z"/>
              </w:rPr>
              <w:pPrChange w:id="1689" w:author="Giri, Vidyashankar (GDC SOC)" w:date="2018-07-23T05:52:00Z">
                <w:pPr>
                  <w:tabs>
                    <w:tab w:val="left" w:pos="1440"/>
                  </w:tabs>
                  <w:suppressAutoHyphens/>
                  <w:outlineLvl w:val="0"/>
                </w:pPr>
              </w:pPrChange>
            </w:pPr>
            <w:del w:id="1690" w:author="Giri, Vidyashankar (GDC SOC)" w:date="2018-07-23T05:52:00Z">
              <w:r w:rsidDel="0073600A">
                <w:rPr>
                  <w:rFonts w:cs="Arial Unicode MS"/>
                  <w:color w:val="2F5284"/>
                </w:rPr>
                <w:delText>ou=Analysts,dc=acmecorp,dc=internal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1" w:author="Giri, Vidyashankar (GDC SOC)" w:date="2018-07-23T05:52:00Z"/>
              </w:rPr>
              <w:pPrChange w:id="1692" w:author="Giri, Vidyashankar (GDC SOC)" w:date="2018-07-23T05:52:00Z">
                <w:pPr>
                  <w:tabs>
                    <w:tab w:val="left" w:pos="1440"/>
                  </w:tabs>
                  <w:suppressAutoHyphens/>
                  <w:outlineLvl w:val="0"/>
                </w:pPr>
              </w:pPrChange>
            </w:pPr>
            <w:del w:id="1693" w:author="Giri, Vidyashankar (GDC SOC)" w:date="2018-07-23T05:52:00Z">
              <w:r w:rsidDel="0073600A">
                <w:rPr>
                  <w:rFonts w:cs="Arial Unicode MS"/>
                  <w:color w:val="2F5284"/>
                </w:rPr>
                <w:delText>Distinguished name of LDAP groups that will be allowed to log in.</w:delText>
              </w:r>
            </w:del>
          </w:p>
        </w:tc>
      </w:tr>
    </w:tbl>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4" w:author="Giri, Vidyashankar (GDC SOC)" w:date="2018-07-23T05:52:00Z"/>
          <w:rFonts w:ascii="Arial" w:eastAsia="Arial" w:hAnsi="Arial" w:cs="Arial"/>
        </w:rPr>
      </w:pPr>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5"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6" w:author="Giri, Vidyashankar (GDC SOC)" w:date="2018-07-23T05:52:00Z"/>
          <w:rFonts w:ascii="Arial" w:eastAsia="Arial" w:hAnsi="Arial" w:cs="Arial"/>
        </w:rPr>
      </w:pPr>
      <w:del w:id="1697" w:author="Giri, Vidyashankar (GDC SOC)" w:date="2018-07-23T05:52:00Z">
        <w:r w:rsidDel="0073600A">
          <w:rPr>
            <w:rFonts w:ascii="Arial" w:hAnsi="Arial"/>
          </w:rPr>
          <w:delText>Once the information above has been collected, proceed with the LDAP configuration.</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8"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9" w:author="Giri, Vidyashankar (GDC SOC)" w:date="2018-07-23T05:52:00Z"/>
          <w:rFonts w:ascii="Arial" w:eastAsia="Arial" w:hAnsi="Arial" w:cs="Arial"/>
        </w:rPr>
        <w:pPrChange w:id="1700" w:author="Giri, Vidyashankar (GDC SOC)" w:date="2018-07-23T05:52:00Z">
          <w:pPr>
            <w:pStyle w:val="Body"/>
            <w:numPr>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01" w:author="Giri, Vidyashankar (GDC SOC)" w:date="2018-07-23T05:52:00Z">
        <w:r w:rsidDel="0073600A">
          <w:rPr>
            <w:rFonts w:ascii="Arial" w:hAnsi="Arial"/>
          </w:rPr>
          <w:delText>Open the Grafana configuration file</w:delText>
        </w:r>
      </w:del>
    </w:p>
    <w:p w:rsidR="000A7CFA"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02" w:author="Giri, Vidyashankar (GDC SOC)" w:date="2018-07-23T05:52:00Z"/>
        </w:rPr>
        <w:pPrChange w:id="1703" w:author="Giri, Vidyashankar (GDC SOC)" w:date="2018-07-23T05:52:00Z">
          <w:pPr>
            <w:pStyle w:val="ConsolasInput"/>
          </w:pPr>
        </w:pPrChange>
      </w:pPr>
      <w:del w:id="1704" w:author="Giri, Vidyashankar (GDC SOC)" w:date="2018-07-23T05:52:00Z">
        <w:r w:rsidDel="0073600A">
          <w:delText xml:space="preserve">[root@chm-dev-master chm-agents]#  </w:delText>
        </w:r>
        <w:r w:rsidR="003B0CF7" w:rsidDel="0073600A">
          <w:delText>vim /opt/arcsight</w:delText>
        </w:r>
        <w:r w:rsidR="00605A8F" w:rsidDel="0073600A">
          <w:delText>/chm/</w:delText>
        </w:r>
        <w:r w:rsidR="003B0CF7" w:rsidDel="0073600A">
          <w:delText>grafana/conf/defaults.ini</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05" w:author="Giri, Vidyashankar (GDC SOC)" w:date="2018-07-23T05:52:00Z"/>
          <w:rFonts w:ascii="Arial" w:eastAsia="Arial" w:hAnsi="Arial" w:cs="Arial"/>
        </w:rPr>
      </w:pPr>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06" w:author="Giri, Vidyashankar (GDC SOC)" w:date="2018-07-23T05:52:00Z"/>
          <w:rFonts w:ascii="Arial" w:eastAsia="Arial" w:hAnsi="Arial" w:cs="Arial"/>
        </w:rPr>
        <w:pPrChange w:id="1707"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08" w:author="Giri, Vidyashankar (GDC SOC)" w:date="2018-07-23T05:52:00Z">
        <w:r w:rsidDel="0073600A">
          <w:rPr>
            <w:rFonts w:ascii="Arial" w:hAnsi="Arial"/>
          </w:rPr>
          <w:delText xml:space="preserve">Updated the </w:delText>
        </w:r>
        <w:r w:rsidDel="0073600A">
          <w:rPr>
            <w:rFonts w:ascii="Arial" w:hAnsi="Arial"/>
            <w:i/>
            <w:iCs/>
          </w:rPr>
          <w:delText>enabled</w:delText>
        </w:r>
        <w:r w:rsidDel="0073600A">
          <w:rPr>
            <w:rFonts w:ascii="Arial" w:hAnsi="Arial"/>
          </w:rPr>
          <w:delText xml:space="preserve"> and </w:delText>
        </w:r>
        <w:r w:rsidDel="0073600A">
          <w:rPr>
            <w:rFonts w:ascii="Arial" w:hAnsi="Arial"/>
            <w:i/>
            <w:iCs/>
          </w:rPr>
          <w:delText>config_file</w:delText>
        </w:r>
        <w:r w:rsidDel="0073600A">
          <w:rPr>
            <w:rFonts w:ascii="Arial" w:hAnsi="Arial"/>
          </w:rPr>
          <w:delText xml:space="preserve"> fields to match the following</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09" w:author="Giri, Vidyashankar (GDC SOC)" w:date="2018-07-23T05:52:00Z"/>
        </w:rPr>
        <w:pPrChange w:id="1710" w:author="Giri, Vidyashankar (GDC SOC)" w:date="2018-07-23T05:52:00Z">
          <w:pPr>
            <w:pStyle w:val="ConsolasInput"/>
          </w:pPr>
        </w:pPrChange>
      </w:pPr>
      <w:del w:id="1711" w:author="Giri, Vidyashankar (GDC SOC)" w:date="2018-07-23T05:52:00Z">
        <w:r w:rsidDel="0073600A">
          <w:delText>[auth.ldap]</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12" w:author="Giri, Vidyashankar (GDC SOC)" w:date="2018-07-23T05:52:00Z"/>
        </w:rPr>
        <w:pPrChange w:id="1713" w:author="Giri, Vidyashankar (GDC SOC)" w:date="2018-07-23T05:52:00Z">
          <w:pPr>
            <w:pStyle w:val="ConsolasInput"/>
          </w:pPr>
        </w:pPrChange>
      </w:pPr>
      <w:del w:id="1714" w:author="Giri, Vidyashankar (GDC SOC)" w:date="2018-07-23T05:52:00Z">
        <w:r w:rsidDel="0073600A">
          <w:delText>enabled = true</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15" w:author="Giri, Vidyashankar (GDC SOC)" w:date="2018-07-23T05:52:00Z"/>
        </w:rPr>
        <w:pPrChange w:id="1716" w:author="Giri, Vidyashankar (GDC SOC)" w:date="2018-07-23T05:52:00Z">
          <w:pPr>
            <w:pStyle w:val="ConsolasInput"/>
          </w:pPr>
        </w:pPrChange>
      </w:pPr>
      <w:del w:id="1717" w:author="Giri, Vidyashankar (GDC SOC)" w:date="2018-07-23T05:52:00Z">
        <w:r w:rsidDel="0073600A">
          <w:delText>config_file = /opt/arcsight</w:delText>
        </w:r>
        <w:r w:rsidR="00605A8F" w:rsidDel="0073600A">
          <w:delText>/chm/</w:delText>
        </w:r>
        <w:r w:rsidDel="0073600A">
          <w:delText>grafana/conf/ldap.toml</w:delText>
        </w:r>
      </w:del>
    </w:p>
    <w:p w:rsidR="000A7CFA"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18" w:author="Giri, Vidyashankar (GDC SOC)" w:date="2018-07-23T05:52:00Z"/>
        </w:rPr>
        <w:pPrChange w:id="1719" w:author="Giri, Vidyashankar (GDC SOC)" w:date="2018-07-23T05:52:00Z">
          <w:pPr>
            <w:pStyle w:val="ConsolasInput"/>
          </w:pPr>
        </w:pPrChange>
      </w:pPr>
      <w:del w:id="1720" w:author="Giri, Vidyashankar (GDC SOC)" w:date="2018-07-23T05:52:00Z">
        <w:r w:rsidDel="0073600A">
          <w:delText>allow_sign_up = false</w:delText>
        </w:r>
      </w:del>
    </w:p>
    <w:p w:rsidR="000A7CFA" w:rsidDel="0073600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21" w:author="Giri, Vidyashankar (GDC SOC)" w:date="2018-07-23T05:52:00Z"/>
          <w:rFonts w:ascii="Arial" w:eastAsia="Arial" w:hAnsi="Arial" w:cs="Arial"/>
        </w:rPr>
      </w:pPr>
    </w:p>
    <w:p w:rsidR="000A7CFA" w:rsidRPr="00583BDB"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22" w:author="Giri, Vidyashankar (GDC SOC)" w:date="2018-07-23T05:52:00Z"/>
          <w:rFonts w:ascii="Arial" w:eastAsia="Arial" w:hAnsi="Arial" w:cs="Arial"/>
        </w:rPr>
        <w:pPrChange w:id="1723"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24" w:author="Giri, Vidyashankar (GDC SOC)" w:date="2018-07-23T05:52:00Z">
        <w:r w:rsidDel="0073600A">
          <w:rPr>
            <w:rFonts w:ascii="Arial" w:hAnsi="Arial"/>
          </w:rPr>
          <w:delText>Save and exit the editor</w:delText>
        </w:r>
      </w:del>
    </w:p>
    <w:p w:rsidR="00583BDB"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25" w:author="Giri, Vidyashankar (GDC SOC)" w:date="2018-07-23T05:52:00Z"/>
          <w:rFonts w:ascii="Arial" w:eastAsia="Arial" w:hAnsi="Arial" w:cs="Arial"/>
        </w:rPr>
        <w:pPrChange w:id="172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pPr>
        </w:pPrChange>
      </w:pPr>
    </w:p>
    <w:p w:rsidR="000A7CFA" w:rsidRPr="00583BDB" w:rsidDel="0073600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27" w:author="Giri, Vidyashankar (GDC SOC)" w:date="2018-07-23T05:52:00Z"/>
          <w:rFonts w:ascii="Arial" w:eastAsia="Arial" w:hAnsi="Arial" w:cs="Arial"/>
        </w:rPr>
        <w:pPrChange w:id="1728"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29" w:author="Giri, Vidyashankar (GDC SOC)" w:date="2018-07-23T05:52:00Z">
        <w:r w:rsidDel="0073600A">
          <w:rPr>
            <w:rFonts w:ascii="Arial" w:hAnsi="Arial"/>
          </w:rPr>
          <w:delText>Open the Grafana ldap configuration file</w:delText>
        </w:r>
        <w:r w:rsidR="00583BDB" w:rsidDel="0073600A">
          <w:rPr>
            <w:rFonts w:ascii="Arial" w:hAnsi="Arial"/>
          </w:rPr>
          <w:delText xml:space="preserve"> and modify the fields in the table above with the values from your organization.</w:delText>
        </w:r>
      </w:del>
    </w:p>
    <w:p w:rsidR="00583BDB"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30" w:author="Giri, Vidyashankar (GDC SOC)" w:date="2018-07-23T05:52:00Z"/>
        </w:rPr>
        <w:pPrChange w:id="1731" w:author="Giri, Vidyashankar (GDC SOC)" w:date="2018-07-23T05:52:00Z">
          <w:pPr>
            <w:pStyle w:val="ConsolasInput"/>
          </w:pPr>
        </w:pPrChange>
      </w:pPr>
      <w:del w:id="1732" w:author="Giri, Vidyashankar (GDC SOC)" w:date="2018-07-23T05:52:00Z">
        <w:r w:rsidDel="0073600A">
          <w:delText>[root@chm-dev-master chm-agents]#  vim /opt/arcsight</w:delText>
        </w:r>
        <w:r w:rsidR="00605A8F" w:rsidDel="0073600A">
          <w:delText>/chm/</w:delText>
        </w:r>
        <w:r w:rsidDel="0073600A">
          <w:delText>grafana/conf/ldap.toml</w:delText>
        </w:r>
      </w:del>
    </w:p>
    <w:p w:rsidR="00583BDB" w:rsidRPr="00583BDB"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33" w:author="Giri, Vidyashankar (GDC SOC)" w:date="2018-07-23T05:52:00Z"/>
          <w:rFonts w:ascii="Arial" w:eastAsia="Arial" w:hAnsi="Arial" w:cs="Arial"/>
        </w:rPr>
        <w:pPrChange w:id="1734" w:author="Giri, Vidyashankar (GDC SOC)" w:date="2018-07-23T05:52:00Z">
          <w:pPr/>
        </w:pPrChange>
      </w:pPr>
    </w:p>
    <w:p w:rsidR="00583BDB"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35" w:author="Giri, Vidyashankar (GDC SOC)" w:date="2018-07-23T05:52:00Z"/>
          <w:rFonts w:ascii="Arial" w:eastAsia="Arial" w:hAnsi="Arial" w:cs="Arial"/>
        </w:rPr>
        <w:pPrChange w:id="1736"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37" w:author="Giri, Vidyashankar (GDC SOC)" w:date="2018-07-23T05:52:00Z">
        <w:r w:rsidDel="0073600A">
          <w:rPr>
            <w:rFonts w:ascii="Arial" w:eastAsia="Arial" w:hAnsi="Arial" w:cs="Arial"/>
          </w:rPr>
          <w:delText>Save and exit the editor</w:delText>
        </w:r>
      </w:del>
    </w:p>
    <w:p w:rsidR="00583BDB"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38" w:author="Giri, Vidyashankar (GDC SOC)" w:date="2018-07-23T05:52:00Z"/>
          <w:rFonts w:ascii="Arial" w:eastAsia="Arial" w:hAnsi="Arial" w:cs="Arial"/>
        </w:rPr>
        <w:pPrChange w:id="1739"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40" w:author="Giri, Vidyashankar (GDC SOC)" w:date="2018-07-23T05:52:00Z">
        <w:r w:rsidDel="0073600A">
          <w:rPr>
            <w:rFonts w:ascii="Arial" w:eastAsia="Arial" w:hAnsi="Arial" w:cs="Arial"/>
          </w:rPr>
          <w:delText>Restart the Grafana service</w:delText>
        </w:r>
      </w:del>
    </w:p>
    <w:p w:rsidR="00583BDB"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41" w:author="Giri, Vidyashankar (GDC SOC)" w:date="2018-07-23T05:52:00Z"/>
        </w:rPr>
        <w:pPrChange w:id="1742" w:author="Giri, Vidyashankar (GDC SOC)" w:date="2018-07-23T05:52:00Z">
          <w:pPr>
            <w:pStyle w:val="ConsolasInput"/>
          </w:pPr>
        </w:pPrChange>
      </w:pPr>
      <w:del w:id="1743" w:author="Giri, Vidyashankar (GDC SOC)" w:date="2018-07-23T05:52:00Z">
        <w:r w:rsidDel="0073600A">
          <w:delText>[root@chm-dev-master chm-agents]#  service grafana restart</w:delText>
        </w:r>
      </w:del>
    </w:p>
    <w:p w:rsidR="00583BDB" w:rsidDel="0073600A"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44" w:author="Giri, Vidyashankar (GDC SOC)" w:date="2018-07-23T05:52:00Z"/>
          <w:rFonts w:ascii="Arial" w:eastAsia="Arial" w:hAnsi="Arial" w:cs="Arial"/>
        </w:rPr>
        <w:pPrChange w:id="174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pPr>
        </w:pPrChange>
      </w:pPr>
    </w:p>
    <w:p w:rsidR="00583BDB" w:rsidRDefault="00583BDB">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Change w:id="1746"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47" w:author="Giri, Vidyashankar (GDC SOC)" w:date="2018-07-23T05:52:00Z">
        <w:r w:rsidDel="0073600A">
          <w:rPr>
            <w:rFonts w:ascii="Arial" w:eastAsia="Arial" w:hAnsi="Arial" w:cs="Arial"/>
          </w:rPr>
          <w:delText>You can now browse to the Grafana login page and authenticate using your LDAP credentials. Since the domain information is already specified in the LDAP configuration file, the username does not require the domain name. Simply type in the username and password.</w:delText>
        </w:r>
      </w:del>
    </w:p>
    <w:sectPr w:rsidR="00583BDB">
      <w:pgSz w:w="12240" w:h="15840"/>
      <w:pgMar w:top="1008" w:right="1008" w:bottom="1440" w:left="1152" w:header="36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8E7" w:rsidRDefault="007518E7">
      <w:r>
        <w:separator/>
      </w:r>
    </w:p>
  </w:endnote>
  <w:endnote w:type="continuationSeparator" w:id="0">
    <w:p w:rsidR="007518E7" w:rsidRDefault="00751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Helvetica Neue">
    <w:altName w:val="Corbel"/>
    <w:charset w:val="00"/>
    <w:family w:val="auto"/>
    <w:pitch w:val="variable"/>
    <w:sig w:usb0="00000003" w:usb1="500079DB" w:usb2="0000001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CDD" w:rsidRDefault="00117CDD">
    <w:pPr>
      <w:pStyle w:val="Header"/>
      <w:jc w:val="right"/>
    </w:pPr>
    <w:r>
      <w:rPr>
        <w:rFonts w:ascii="Arial" w:hAnsi="Arial"/>
        <w:sz w:val="16"/>
        <w:szCs w:val="16"/>
      </w:rPr>
      <w:fldChar w:fldCharType="begin"/>
    </w:r>
    <w:r>
      <w:rPr>
        <w:rFonts w:ascii="Arial" w:hAnsi="Arial"/>
        <w:sz w:val="16"/>
        <w:szCs w:val="16"/>
      </w:rPr>
      <w:instrText xml:space="preserve"> PAGE </w:instrText>
    </w:r>
    <w:r>
      <w:rPr>
        <w:rFonts w:ascii="Arial" w:hAnsi="Arial"/>
        <w:sz w:val="16"/>
        <w:szCs w:val="16"/>
      </w:rPr>
      <w:fldChar w:fldCharType="separate"/>
    </w:r>
    <w:r w:rsidR="009B08A4">
      <w:rPr>
        <w:rFonts w:ascii="Arial" w:hAnsi="Arial"/>
        <w:noProof/>
        <w:sz w:val="16"/>
        <w:szCs w:val="16"/>
      </w:rPr>
      <w:t>13</w:t>
    </w:r>
    <w:r>
      <w:rPr>
        <w:rFonts w:ascii="Arial" w:hAnsi="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8E7" w:rsidRDefault="007518E7">
      <w:r>
        <w:separator/>
      </w:r>
    </w:p>
  </w:footnote>
  <w:footnote w:type="continuationSeparator" w:id="0">
    <w:p w:rsidR="007518E7" w:rsidRDefault="007518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1579A"/>
    <w:multiLevelType w:val="hybridMultilevel"/>
    <w:tmpl w:val="F05CB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1805B1"/>
    <w:multiLevelType w:val="hybridMultilevel"/>
    <w:tmpl w:val="168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D176D"/>
    <w:multiLevelType w:val="hybridMultilevel"/>
    <w:tmpl w:val="B1767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016DA3"/>
    <w:multiLevelType w:val="hybridMultilevel"/>
    <w:tmpl w:val="7EFAA792"/>
    <w:lvl w:ilvl="0" w:tplc="5976588E">
      <w:start w:val="1"/>
      <w:numFmt w:val="bullet"/>
      <w:lvlText w:val="•"/>
      <w:lvlJc w:val="left"/>
      <w:p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02" w:hanging="142"/>
      </w:pPr>
      <w:rPr>
        <w:rFonts w:hAnsi="Arial Unicode MS"/>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971C0"/>
    <w:multiLevelType w:val="hybridMultilevel"/>
    <w:tmpl w:val="2C288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1351F"/>
    <w:multiLevelType w:val="hybridMultilevel"/>
    <w:tmpl w:val="3782D684"/>
    <w:lvl w:ilvl="0" w:tplc="0136E8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C9263BEE">
      <w:start w:val="1"/>
      <w:numFmt w:val="decimal"/>
      <w:lvlText w:val="%3."/>
      <w:lvlJc w:val="left"/>
      <w:pPr>
        <w:ind w:left="1368"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A44A0A">
      <w:start w:val="1"/>
      <w:numFmt w:val="decimal"/>
      <w:lvlText w:val="%4."/>
      <w:lvlJc w:val="left"/>
      <w:pPr>
        <w:ind w:left="1957"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B7FCEBCE">
      <w:start w:val="1"/>
      <w:numFmt w:val="decimal"/>
      <w:lvlText w:val="%5."/>
      <w:lvlJc w:val="left"/>
      <w:pPr>
        <w:ind w:left="2546"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D5A496CC">
      <w:start w:val="1"/>
      <w:numFmt w:val="decimal"/>
      <w:lvlText w:val="%6."/>
      <w:lvlJc w:val="left"/>
      <w:pPr>
        <w:ind w:left="3135"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89FE34BC">
      <w:start w:val="1"/>
      <w:numFmt w:val="decimal"/>
      <w:lvlText w:val="%7."/>
      <w:lvlJc w:val="left"/>
      <w:pPr>
        <w:ind w:left="3724"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8F0C5050">
      <w:start w:val="1"/>
      <w:numFmt w:val="decimal"/>
      <w:lvlText w:val="%8."/>
      <w:lvlJc w:val="left"/>
      <w:pPr>
        <w:ind w:left="4313"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60476E4">
      <w:start w:val="1"/>
      <w:numFmt w:val="decimal"/>
      <w:lvlText w:val="%9."/>
      <w:lvlJc w:val="left"/>
      <w:pPr>
        <w:ind w:left="4902"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A5F0988"/>
    <w:multiLevelType w:val="hybridMultilevel"/>
    <w:tmpl w:val="1A269C92"/>
    <w:numStyleLink w:val="Bullets"/>
  </w:abstractNum>
  <w:abstractNum w:abstractNumId="7" w15:restartNumberingAfterBreak="0">
    <w:nsid w:val="3C1A6B1C"/>
    <w:multiLevelType w:val="hybridMultilevel"/>
    <w:tmpl w:val="AD8A3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4F4137"/>
    <w:multiLevelType w:val="hybridMultilevel"/>
    <w:tmpl w:val="506C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F0A14"/>
    <w:multiLevelType w:val="hybridMultilevel"/>
    <w:tmpl w:val="55D06AAA"/>
    <w:numStyleLink w:val="Numbered"/>
  </w:abstractNum>
  <w:abstractNum w:abstractNumId="10" w15:restartNumberingAfterBreak="0">
    <w:nsid w:val="4B537818"/>
    <w:multiLevelType w:val="hybridMultilevel"/>
    <w:tmpl w:val="1A269C92"/>
    <w:styleLink w:val="Bullets"/>
    <w:lvl w:ilvl="0" w:tplc="39FA89E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 w:hanging="142"/>
      </w:pPr>
      <w:rPr>
        <w:rFonts w:hAnsi="Arial Unicode MS"/>
        <w:caps w:val="0"/>
        <w:smallCaps w:val="0"/>
        <w:strike w:val="0"/>
        <w:dstrike w:val="0"/>
        <w:outline w:val="0"/>
        <w:emboss w:val="0"/>
        <w:imprint w:val="0"/>
        <w:spacing w:val="0"/>
        <w:w w:val="100"/>
        <w:kern w:val="0"/>
        <w:position w:val="0"/>
        <w:highlight w:val="none"/>
        <w:vertAlign w:val="baseline"/>
      </w:rPr>
    </w:lvl>
    <w:lvl w:ilvl="1" w:tplc="DD06EED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42" w:hanging="142"/>
      </w:pPr>
      <w:rPr>
        <w:rFonts w:hAnsi="Arial Unicode MS"/>
        <w:caps w:val="0"/>
        <w:smallCaps w:val="0"/>
        <w:strike w:val="0"/>
        <w:dstrike w:val="0"/>
        <w:outline w:val="0"/>
        <w:emboss w:val="0"/>
        <w:imprint w:val="0"/>
        <w:spacing w:val="0"/>
        <w:w w:val="100"/>
        <w:kern w:val="0"/>
        <w:position w:val="0"/>
        <w:highlight w:val="none"/>
        <w:vertAlign w:val="baseline"/>
      </w:rPr>
    </w:lvl>
    <w:lvl w:ilvl="2" w:tplc="34F611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42" w:hanging="142"/>
      </w:pPr>
      <w:rPr>
        <w:rFonts w:hAnsi="Arial Unicode MS"/>
        <w:caps w:val="0"/>
        <w:smallCaps w:val="0"/>
        <w:strike w:val="0"/>
        <w:dstrike w:val="0"/>
        <w:outline w:val="0"/>
        <w:emboss w:val="0"/>
        <w:imprint w:val="0"/>
        <w:spacing w:val="0"/>
        <w:w w:val="100"/>
        <w:kern w:val="0"/>
        <w:position w:val="0"/>
        <w:highlight w:val="none"/>
        <w:vertAlign w:val="baseline"/>
      </w:rPr>
    </w:lvl>
    <w:lvl w:ilvl="3" w:tplc="11C403D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42" w:hanging="142"/>
      </w:pPr>
      <w:rPr>
        <w:rFonts w:hAnsi="Arial Unicode MS"/>
        <w:caps w:val="0"/>
        <w:smallCaps w:val="0"/>
        <w:strike w:val="0"/>
        <w:dstrike w:val="0"/>
        <w:outline w:val="0"/>
        <w:emboss w:val="0"/>
        <w:imprint w:val="0"/>
        <w:spacing w:val="0"/>
        <w:w w:val="100"/>
        <w:kern w:val="0"/>
        <w:position w:val="0"/>
        <w:highlight w:val="none"/>
        <w:vertAlign w:val="baseline"/>
      </w:rPr>
    </w:lvl>
    <w:lvl w:ilvl="4" w:tplc="66F4100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42" w:hanging="142"/>
      </w:pPr>
      <w:rPr>
        <w:rFonts w:hAnsi="Arial Unicode MS"/>
        <w:caps w:val="0"/>
        <w:smallCaps w:val="0"/>
        <w:strike w:val="0"/>
        <w:dstrike w:val="0"/>
        <w:outline w:val="0"/>
        <w:emboss w:val="0"/>
        <w:imprint w:val="0"/>
        <w:spacing w:val="0"/>
        <w:w w:val="100"/>
        <w:kern w:val="0"/>
        <w:position w:val="0"/>
        <w:highlight w:val="none"/>
        <w:vertAlign w:val="baseline"/>
      </w:rPr>
    </w:lvl>
    <w:lvl w:ilvl="5" w:tplc="6B5E50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142" w:hanging="142"/>
      </w:pPr>
      <w:rPr>
        <w:rFonts w:hAnsi="Arial Unicode MS"/>
        <w:caps w:val="0"/>
        <w:smallCaps w:val="0"/>
        <w:strike w:val="0"/>
        <w:dstrike w:val="0"/>
        <w:outline w:val="0"/>
        <w:emboss w:val="0"/>
        <w:imprint w:val="0"/>
        <w:spacing w:val="0"/>
        <w:w w:val="100"/>
        <w:kern w:val="0"/>
        <w:position w:val="0"/>
        <w:highlight w:val="none"/>
        <w:vertAlign w:val="baseline"/>
      </w:rPr>
    </w:lvl>
    <w:lvl w:ilvl="6" w:tplc="C37A90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742" w:hanging="142"/>
      </w:pPr>
      <w:rPr>
        <w:rFonts w:hAnsi="Arial Unicode MS"/>
        <w:caps w:val="0"/>
        <w:smallCaps w:val="0"/>
        <w:strike w:val="0"/>
        <w:dstrike w:val="0"/>
        <w:outline w:val="0"/>
        <w:emboss w:val="0"/>
        <w:imprint w:val="0"/>
        <w:spacing w:val="0"/>
        <w:w w:val="100"/>
        <w:kern w:val="0"/>
        <w:position w:val="0"/>
        <w:highlight w:val="none"/>
        <w:vertAlign w:val="baseline"/>
      </w:rPr>
    </w:lvl>
    <w:lvl w:ilvl="7" w:tplc="23B07914">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360"/>
        </w:tabs>
        <w:ind w:left="4342" w:hanging="142"/>
      </w:pPr>
      <w:rPr>
        <w:rFonts w:hAnsi="Arial Unicode MS"/>
        <w:caps w:val="0"/>
        <w:smallCaps w:val="0"/>
        <w:strike w:val="0"/>
        <w:dstrike w:val="0"/>
        <w:outline w:val="0"/>
        <w:emboss w:val="0"/>
        <w:imprint w:val="0"/>
        <w:spacing w:val="0"/>
        <w:w w:val="100"/>
        <w:kern w:val="0"/>
        <w:position w:val="0"/>
        <w:highlight w:val="none"/>
        <w:vertAlign w:val="baseline"/>
      </w:rPr>
    </w:lvl>
    <w:lvl w:ilvl="8" w:tplc="6B4CA6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942" w:hanging="1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F401701"/>
    <w:multiLevelType w:val="hybridMultilevel"/>
    <w:tmpl w:val="55D06AAA"/>
    <w:styleLink w:val="Numbered"/>
    <w:lvl w:ilvl="0" w:tplc="59C8A9A2">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28E436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AA585B24">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7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CF7A0350">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34CDF5A">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148A6570">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84CC8A0">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254BD7A">
      <w:start w:val="1"/>
      <w:numFmt w:val="decimal"/>
      <w:lvlText w:val="%8."/>
      <w:lvlJc w:val="left"/>
      <w:pPr>
        <w:tabs>
          <w:tab w:val="left" w:pos="720"/>
          <w:tab w:val="left" w:pos="1440"/>
          <w:tab w:val="left" w:pos="2160"/>
          <w:tab w:val="left" w:pos="2880"/>
          <w:tab w:val="left" w:pos="3600"/>
          <w:tab w:val="left" w:pos="4320"/>
          <w:tab w:val="left" w:pos="5040"/>
          <w:tab w:val="left" w:pos="6480"/>
          <w:tab w:val="left" w:pos="7200"/>
          <w:tab w:val="left" w:pos="7920"/>
          <w:tab w:val="left" w:pos="8640"/>
          <w:tab w:val="left" w:pos="9360"/>
        </w:tabs>
        <w:ind w:left="57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89D636E6">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5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9F34FBF"/>
    <w:multiLevelType w:val="multilevel"/>
    <w:tmpl w:val="4642B906"/>
    <w:lvl w:ilvl="0">
      <w:start w:val="1"/>
      <w:numFmt w:val="decimal"/>
      <w:lvlText w:val="%1"/>
      <w:lvlJc w:val="left"/>
      <w:pPr>
        <w:ind w:left="403" w:hanging="403"/>
      </w:pPr>
      <w:rPr>
        <w:rFonts w:hint="default"/>
      </w:rPr>
    </w:lvl>
    <w:lvl w:ilvl="1">
      <w:start w:val="1"/>
      <w:numFmt w:val="decimal"/>
      <w:lvlText w:val="%1.%2"/>
      <w:lvlJc w:val="left"/>
      <w:pPr>
        <w:ind w:left="403" w:hanging="40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8DD18F8"/>
    <w:multiLevelType w:val="hybridMultilevel"/>
    <w:tmpl w:val="90884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5"/>
    <w:lvlOverride w:ilvl="0">
      <w:lvl w:ilvl="0" w:tplc="0136E8A8">
        <w:start w:val="1"/>
        <w:numFmt w:val="decimal"/>
        <w:lvlText w:val="%1."/>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9263BEE">
        <w:start w:val="1"/>
        <w:numFmt w:val="decimal"/>
        <w:lvlText w:val="%3."/>
        <w:lvlJc w:val="left"/>
        <w:pPr>
          <w:ind w:left="1368"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CA44A0A">
        <w:start w:val="1"/>
        <w:numFmt w:val="decimal"/>
        <w:lvlText w:val="%4."/>
        <w:lvlJc w:val="left"/>
        <w:pPr>
          <w:ind w:left="1957"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FCEBCE">
        <w:start w:val="1"/>
        <w:numFmt w:val="decimal"/>
        <w:lvlText w:val="%5."/>
        <w:lvlJc w:val="left"/>
        <w:pPr>
          <w:ind w:left="254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A496CC">
        <w:start w:val="1"/>
        <w:numFmt w:val="decimal"/>
        <w:lvlText w:val="%6."/>
        <w:lvlJc w:val="left"/>
        <w:pPr>
          <w:ind w:left="3135"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9FE34BC">
        <w:start w:val="1"/>
        <w:numFmt w:val="decimal"/>
        <w:lvlText w:val="%7."/>
        <w:lvlJc w:val="left"/>
        <w:pPr>
          <w:ind w:left="3724"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F0C5050">
        <w:start w:val="1"/>
        <w:numFmt w:val="decimal"/>
        <w:lvlText w:val="%8."/>
        <w:lvlJc w:val="left"/>
        <w:pPr>
          <w:ind w:left="4313"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60476E4">
        <w:start w:val="1"/>
        <w:numFmt w:val="decimal"/>
        <w:lvlText w:val="%9."/>
        <w:lvlJc w:val="left"/>
        <w:pPr>
          <w:ind w:left="4902"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1"/>
  </w:num>
  <w:num w:numId="6">
    <w:abstractNumId w:val="9"/>
  </w:num>
  <w:num w:numId="7">
    <w:abstractNumId w:val="9"/>
    <w:lvlOverride w:ilvl="0">
      <w:startOverride w:val="1"/>
    </w:lvlOverride>
  </w:num>
  <w:num w:numId="8">
    <w:abstractNumId w:val="9"/>
    <w:lvlOverride w:ilvl="0">
      <w:startOverride w:val="1"/>
    </w:lvlOverride>
  </w:num>
  <w:num w:numId="9">
    <w:abstractNumId w:val="5"/>
    <w:lvlOverride w:ilvl="0">
      <w:startOverride w:val="1"/>
    </w:lvlOverride>
  </w:num>
  <w:num w:numId="10">
    <w:abstractNumId w:val="9"/>
    <w:lvlOverride w:ilvl="0">
      <w:startOverride w:val="1"/>
    </w:lvlOverride>
  </w:num>
  <w:num w:numId="11">
    <w:abstractNumId w:val="5"/>
    <w:lvlOverride w:ilvl="0">
      <w:lvl w:ilvl="0" w:tplc="0136E8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9263BE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CA44A0A">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FCEBCE">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A496CC">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9FE34BC">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F0C5050">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60476E4">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5"/>
    <w:lvlOverride w:ilvl="0">
      <w:lvl w:ilvl="0" w:tplc="0136E8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C9263BE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6CA44A0A">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B7FCEBCE">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D5A496CC">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89FE34BC">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8F0C5050">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A60476E4">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9"/>
    <w:lvlOverride w:ilvl="0">
      <w:startOverride w:val="1"/>
    </w:lvlOverride>
  </w:num>
  <w:num w:numId="14">
    <w:abstractNumId w:val="8"/>
  </w:num>
  <w:num w:numId="15">
    <w:abstractNumId w:val="3"/>
  </w:num>
  <w:num w:numId="16">
    <w:abstractNumId w:val="1"/>
  </w:num>
  <w:num w:numId="17">
    <w:abstractNumId w:val="4"/>
  </w:num>
  <w:num w:numId="18">
    <w:abstractNumId w:val="12"/>
  </w:num>
  <w:num w:numId="19">
    <w:abstractNumId w:val="13"/>
  </w:num>
  <w:num w:numId="20">
    <w:abstractNumId w:val="7"/>
  </w:num>
  <w:num w:numId="21">
    <w:abstractNumId w:val="2"/>
  </w:num>
  <w:num w:numId="2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iri, Vidyashankar (GDC SOC)">
    <w15:presenceInfo w15:providerId="AD" w15:userId="S-1-5-21-1343024091-879983540-725345543-2505579"/>
  </w15:person>
  <w15:person w15:author="Victor Pineiro">
    <w15:presenceInfo w15:providerId="Windows Live" w15:userId="3c72747e5c55f6a1"/>
  </w15:person>
  <w15:person w15:author="Steward, Rashaad (ArcSight Inc.)">
    <w15:presenceInfo w15:providerId="AD" w15:userId="S-1-5-21-839522115-1383384898-515967899-2394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CFA"/>
    <w:rsid w:val="00001AE0"/>
    <w:rsid w:val="0002312E"/>
    <w:rsid w:val="00046770"/>
    <w:rsid w:val="000659B4"/>
    <w:rsid w:val="0007135D"/>
    <w:rsid w:val="000A7CFA"/>
    <w:rsid w:val="00117CDD"/>
    <w:rsid w:val="00130E46"/>
    <w:rsid w:val="001A046C"/>
    <w:rsid w:val="001E5A19"/>
    <w:rsid w:val="00213587"/>
    <w:rsid w:val="002469B3"/>
    <w:rsid w:val="002B093D"/>
    <w:rsid w:val="002C1139"/>
    <w:rsid w:val="003B0CF7"/>
    <w:rsid w:val="003C0A8A"/>
    <w:rsid w:val="003C66B7"/>
    <w:rsid w:val="004633E3"/>
    <w:rsid w:val="004D0131"/>
    <w:rsid w:val="004F1CC9"/>
    <w:rsid w:val="00583BDB"/>
    <w:rsid w:val="005A6957"/>
    <w:rsid w:val="006022F1"/>
    <w:rsid w:val="00605A8F"/>
    <w:rsid w:val="006127A3"/>
    <w:rsid w:val="00632081"/>
    <w:rsid w:val="006358F3"/>
    <w:rsid w:val="006A7CEE"/>
    <w:rsid w:val="00716E25"/>
    <w:rsid w:val="0073600A"/>
    <w:rsid w:val="007518E7"/>
    <w:rsid w:val="00794A31"/>
    <w:rsid w:val="007D0B01"/>
    <w:rsid w:val="007E7761"/>
    <w:rsid w:val="00800580"/>
    <w:rsid w:val="008B2ACB"/>
    <w:rsid w:val="008B38BE"/>
    <w:rsid w:val="009418F5"/>
    <w:rsid w:val="00950639"/>
    <w:rsid w:val="00951C56"/>
    <w:rsid w:val="009B08A4"/>
    <w:rsid w:val="009F2EAC"/>
    <w:rsid w:val="00A35857"/>
    <w:rsid w:val="00A44E29"/>
    <w:rsid w:val="00AA56A7"/>
    <w:rsid w:val="00AA59FF"/>
    <w:rsid w:val="00AB24B8"/>
    <w:rsid w:val="00AB3976"/>
    <w:rsid w:val="00AF22A7"/>
    <w:rsid w:val="00B2106D"/>
    <w:rsid w:val="00B37AFD"/>
    <w:rsid w:val="00B65483"/>
    <w:rsid w:val="00B77CBD"/>
    <w:rsid w:val="00B80E51"/>
    <w:rsid w:val="00BA1831"/>
    <w:rsid w:val="00BD1A71"/>
    <w:rsid w:val="00BD4D7E"/>
    <w:rsid w:val="00C205DF"/>
    <w:rsid w:val="00C40516"/>
    <w:rsid w:val="00C71C60"/>
    <w:rsid w:val="00CA6099"/>
    <w:rsid w:val="00CD4E55"/>
    <w:rsid w:val="00CD75FC"/>
    <w:rsid w:val="00D51FB4"/>
    <w:rsid w:val="00D64E4B"/>
    <w:rsid w:val="00DA0CF8"/>
    <w:rsid w:val="00DA4AC9"/>
    <w:rsid w:val="00E1387F"/>
    <w:rsid w:val="00EA254D"/>
    <w:rsid w:val="00F4001D"/>
    <w:rsid w:val="00F40ED0"/>
    <w:rsid w:val="00F74928"/>
    <w:rsid w:val="00F950A9"/>
    <w:rsid w:val="00FC0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70B88D-9415-DB49-88A0-FB599FB6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
    <w:pPr>
      <w:keepNext/>
      <w:spacing w:before="240" w:after="60"/>
      <w:outlineLvl w:val="1"/>
    </w:pPr>
    <w:rPr>
      <w:rFonts w:ascii="Trebuchet MS" w:eastAsia="Trebuchet MS" w:hAnsi="Trebuchet MS" w:cs="Trebuchet MS"/>
      <w:b/>
      <w:bC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Header">
    <w:name w:val="header"/>
    <w:pPr>
      <w:tabs>
        <w:tab w:val="center" w:pos="4320"/>
        <w:tab w:val="right" w:pos="8640"/>
      </w:tabs>
    </w:pPr>
    <w:rPr>
      <w:rFonts w:ascii="Times" w:hAnsi="Times" w:cs="Arial Unicode MS"/>
      <w:color w:val="000000"/>
      <w:sz w:val="24"/>
      <w:szCs w:val="24"/>
      <w:u w:color="000000"/>
    </w:rPr>
  </w:style>
  <w:style w:type="paragraph" w:customStyle="1" w:styleId="Subhead">
    <w:name w:val="•Subhead"/>
    <w:pPr>
      <w:keepNext/>
      <w:spacing w:before="120" w:after="120"/>
      <w:outlineLvl w:val="3"/>
    </w:pPr>
    <w:rPr>
      <w:rFonts w:ascii="Calibri" w:eastAsia="Calibri" w:hAnsi="Calibri" w:cs="Calibri"/>
      <w:b/>
      <w:bCs/>
      <w:color w:val="271782"/>
      <w:sz w:val="24"/>
      <w:szCs w:val="24"/>
      <w:u w:color="271782"/>
    </w:rPr>
  </w:style>
  <w:style w:type="paragraph" w:customStyle="1" w:styleId="Body">
    <w:name w:val="Body"/>
    <w:rPr>
      <w:rFonts w:ascii="Trebuchet MS" w:eastAsia="Trebuchet MS" w:hAnsi="Trebuchet MS" w:cs="Trebuchet MS"/>
      <w:color w:val="000000"/>
      <w:sz w:val="18"/>
      <w:szCs w:val="18"/>
      <w:u w:color="000000"/>
    </w:rPr>
  </w:style>
  <w:style w:type="paragraph" w:customStyle="1" w:styleId="BodyText">
    <w:name w:val="•Body Text"/>
    <w:rPr>
      <w:rFonts w:ascii="Calibri" w:eastAsia="Calibri" w:hAnsi="Calibri" w:cs="Calibri"/>
      <w:color w:val="000000"/>
      <w:sz w:val="22"/>
      <w:szCs w:val="22"/>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NumberedList">
    <w:name w:val="•Numbered List"/>
    <w:pPr>
      <w:tabs>
        <w:tab w:val="left" w:pos="900"/>
      </w:tabs>
    </w:pPr>
    <w:rPr>
      <w:rFonts w:ascii="Calibri" w:eastAsia="Calibri" w:hAnsi="Calibri" w:cs="Calibri"/>
      <w:color w:val="000000"/>
      <w:sz w:val="22"/>
      <w:szCs w:val="22"/>
      <w:u w:color="000000"/>
    </w:rPr>
  </w:style>
  <w:style w:type="paragraph" w:customStyle="1" w:styleId="Subtitle">
    <w:name w:val="•Subtitle"/>
    <w:pPr>
      <w:outlineLvl w:val="4"/>
    </w:pPr>
    <w:rPr>
      <w:rFonts w:ascii="Calibri" w:eastAsia="Calibri" w:hAnsi="Calibri" w:cs="Calibri"/>
      <w:color w:val="000000"/>
      <w:sz w:val="28"/>
      <w:szCs w:val="28"/>
      <w:u w:color="000000"/>
    </w:rPr>
  </w:style>
  <w:style w:type="paragraph" w:styleId="TOC2">
    <w:name w:val="toc 2"/>
    <w:pPr>
      <w:tabs>
        <w:tab w:val="right" w:leader="dot" w:pos="10060"/>
      </w:tabs>
      <w:ind w:left="240"/>
    </w:pPr>
    <w:rPr>
      <w:rFonts w:ascii="Calibri" w:eastAsia="Calibri" w:hAnsi="Calibri" w:cs="Calibri"/>
      <w:color w:val="000000"/>
      <w:sz w:val="22"/>
      <w:szCs w:val="22"/>
      <w:u w:color="000000"/>
    </w:rPr>
  </w:style>
  <w:style w:type="paragraph" w:styleId="TOC3">
    <w:name w:val="toc 3"/>
    <w:pPr>
      <w:tabs>
        <w:tab w:val="right" w:leader="dot" w:pos="10060"/>
      </w:tabs>
    </w:pPr>
    <w:rPr>
      <w:rFonts w:ascii="Calibri" w:eastAsia="Calibri" w:hAnsi="Calibri" w:cs="Calibri"/>
      <w:color w:val="000000"/>
      <w:sz w:val="22"/>
      <w:szCs w:val="22"/>
      <w:u w:color="000000"/>
    </w:rPr>
  </w:style>
  <w:style w:type="paragraph" w:customStyle="1" w:styleId="Heading">
    <w:name w:val="•Heading"/>
    <w:pPr>
      <w:keepNext/>
      <w:spacing w:before="240" w:after="120"/>
      <w:outlineLvl w:val="2"/>
    </w:pPr>
    <w:rPr>
      <w:rFonts w:ascii="Calibri" w:eastAsia="Calibri" w:hAnsi="Calibri" w:cs="Calibri"/>
      <w:b/>
      <w:bCs/>
      <w:color w:val="0078EF"/>
      <w:kern w:val="32"/>
      <w:sz w:val="28"/>
      <w:szCs w:val="28"/>
      <w:u w:color="0078EF"/>
    </w:rPr>
  </w:style>
  <w:style w:type="paragraph" w:styleId="TOC4">
    <w:name w:val="toc 4"/>
    <w:pPr>
      <w:tabs>
        <w:tab w:val="right" w:leader="dot" w:pos="10060"/>
      </w:tabs>
      <w:ind w:left="504"/>
    </w:pPr>
    <w:rPr>
      <w:rFonts w:ascii="Calibri" w:eastAsia="Calibri" w:hAnsi="Calibri" w:cs="Calibri"/>
      <w:color w:val="000000"/>
      <w:sz w:val="22"/>
      <w:szCs w:val="22"/>
      <w:u w:color="000000"/>
    </w:rPr>
  </w:style>
  <w:style w:type="paragraph" w:styleId="TOC5">
    <w:name w:val="toc 5"/>
    <w:pPr>
      <w:tabs>
        <w:tab w:val="right" w:leader="dot" w:pos="10060"/>
      </w:tabs>
    </w:pPr>
    <w:rPr>
      <w:rFonts w:ascii="Calibri" w:eastAsia="Calibri" w:hAnsi="Calibri" w:cs="Calibri"/>
      <w:color w:val="000000"/>
      <w:sz w:val="22"/>
      <w:szCs w:val="22"/>
      <w:u w:color="000000"/>
    </w:rPr>
  </w:style>
  <w:style w:type="paragraph" w:customStyle="1" w:styleId="Informational">
    <w:name w:val="•Informational"/>
    <w:rPr>
      <w:rFonts w:ascii="Calibri" w:eastAsia="Calibri" w:hAnsi="Calibri" w:cs="Calibri"/>
      <w:color w:val="808080"/>
      <w:sz w:val="14"/>
      <w:szCs w:val="14"/>
      <w:u w:color="808080"/>
    </w:rPr>
  </w:style>
  <w:style w:type="numbering" w:customStyle="1" w:styleId="Bullets">
    <w:name w:val="Bullets"/>
    <w:pPr>
      <w:numPr>
        <w:numId w:val="1"/>
      </w:numPr>
    </w:pPr>
  </w:style>
  <w:style w:type="paragraph" w:customStyle="1" w:styleId="ConsolasInput">
    <w:name w:val="Consolas Input"/>
    <w:pPr>
      <w:keepNext/>
      <w:pBdr>
        <w:top w:val="single" w:sz="8" w:space="0" w:color="000000"/>
        <w:left w:val="single" w:sz="8" w:space="0" w:color="000000"/>
        <w:bottom w:val="single" w:sz="8" w:space="0" w:color="000000"/>
        <w:right w:val="single" w:sz="8" w:space="0" w:color="000000"/>
      </w:pBdr>
      <w:shd w:val="clear" w:color="auto" w:fill="DDDDDD"/>
    </w:pPr>
    <w:rPr>
      <w:rFonts w:ascii="Calibri" w:eastAsia="Calibri" w:hAnsi="Calibri" w:cs="Calibri"/>
      <w:color w:val="000000"/>
      <w:sz w:val="18"/>
      <w:szCs w:val="18"/>
      <w:u w:color="271782"/>
    </w:rPr>
  </w:style>
  <w:style w:type="paragraph" w:customStyle="1" w:styleId="ConsolasOutput">
    <w:name w:val="Consolas Output"/>
    <w:pPr>
      <w:keepNext/>
      <w:pBdr>
        <w:top w:val="single" w:sz="8" w:space="0" w:color="000000"/>
        <w:left w:val="single" w:sz="8" w:space="0" w:color="000000"/>
        <w:bottom w:val="single" w:sz="8" w:space="0" w:color="000000"/>
        <w:right w:val="single" w:sz="8" w:space="0" w:color="000000"/>
      </w:pBdr>
      <w:shd w:val="clear" w:color="auto" w:fill="DDDDDD"/>
    </w:pPr>
    <w:rPr>
      <w:rFonts w:ascii="Calibri" w:eastAsia="Calibri" w:hAnsi="Calibri" w:cs="Calibri"/>
      <w:color w:val="261782"/>
      <w:sz w:val="18"/>
      <w:szCs w:val="18"/>
      <w:u w:color="271782"/>
    </w:rPr>
  </w:style>
  <w:style w:type="numbering" w:customStyle="1" w:styleId="Numbered">
    <w:name w:val="Numbered"/>
    <w:pPr>
      <w:numPr>
        <w:numId w:val="5"/>
      </w:numPr>
    </w:pPr>
  </w:style>
  <w:style w:type="paragraph" w:styleId="NoSpacing">
    <w:name w:val="No Spacing"/>
    <w:uiPriority w:val="1"/>
    <w:qFormat/>
    <w:rsid w:val="00001AE0"/>
    <w:rPr>
      <w:sz w:val="24"/>
      <w:szCs w:val="24"/>
    </w:rPr>
  </w:style>
  <w:style w:type="paragraph" w:customStyle="1" w:styleId="BodyArial">
    <w:name w:val="Body Arial"/>
    <w:basedOn w:val="Body"/>
    <w:rsid w:val="00001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rFonts w:ascii="Arial" w:hAnsi="Arial"/>
    </w:rPr>
  </w:style>
  <w:style w:type="paragraph" w:styleId="ListParagraph">
    <w:name w:val="List Paragraph"/>
    <w:basedOn w:val="Normal"/>
    <w:uiPriority w:val="34"/>
    <w:qFormat/>
    <w:rsid w:val="00583BDB"/>
    <w:pPr>
      <w:ind w:left="720"/>
      <w:contextualSpacing/>
    </w:pPr>
  </w:style>
  <w:style w:type="paragraph" w:styleId="BalloonText">
    <w:name w:val="Balloon Text"/>
    <w:basedOn w:val="Normal"/>
    <w:link w:val="BalloonTextChar"/>
    <w:uiPriority w:val="99"/>
    <w:semiHidden/>
    <w:unhideWhenUsed/>
    <w:rsid w:val="00F400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00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090065">
      <w:bodyDiv w:val="1"/>
      <w:marLeft w:val="0"/>
      <w:marRight w:val="0"/>
      <w:marTop w:val="0"/>
      <w:marBottom w:val="0"/>
      <w:divBdr>
        <w:top w:val="none" w:sz="0" w:space="0" w:color="auto"/>
        <w:left w:val="none" w:sz="0" w:space="0" w:color="auto"/>
        <w:bottom w:val="none" w:sz="0" w:space="0" w:color="auto"/>
        <w:right w:val="none" w:sz="0" w:space="0" w:color="auto"/>
      </w:divBdr>
    </w:div>
    <w:div w:id="149777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mf_presentation">
  <a:themeElements>
    <a:clrScheme name="mf_presentation">
      <a:dk1>
        <a:srgbClr val="000000"/>
      </a:dk1>
      <a:lt1>
        <a:srgbClr val="FFFFFF"/>
      </a:lt1>
      <a:dk2>
        <a:srgbClr val="A7A7A7"/>
      </a:dk2>
      <a:lt2>
        <a:srgbClr val="535353"/>
      </a:lt2>
      <a:accent1>
        <a:srgbClr val="0E87CE"/>
      </a:accent1>
      <a:accent2>
        <a:srgbClr val="13A587"/>
      </a:accent2>
      <a:accent3>
        <a:srgbClr val="56B242"/>
      </a:accent3>
      <a:accent4>
        <a:srgbClr val="EE5C26"/>
      </a:accent4>
      <a:accent5>
        <a:srgbClr val="4BACC6"/>
      </a:accent5>
      <a:accent6>
        <a:srgbClr val="F79646"/>
      </a:accent6>
      <a:hlink>
        <a:srgbClr val="0000FF"/>
      </a:hlink>
      <a:folHlink>
        <a:srgbClr val="FF00FF"/>
      </a:folHlink>
    </a:clrScheme>
    <a:fontScheme name="mf_presentation">
      <a:majorFont>
        <a:latin typeface="Helvetica Neue"/>
        <a:ea typeface="Helvetica Neue"/>
        <a:cs typeface="Helvetica Neue"/>
      </a:majorFont>
      <a:minorFont>
        <a:latin typeface="Calibri"/>
        <a:ea typeface="Calibri"/>
        <a:cs typeface="Calibri"/>
      </a:minorFont>
    </a:fontScheme>
    <a:fmtScheme name="mf_presentatio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2F5284"/>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2F5284"/>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13</Pages>
  <Words>2615</Words>
  <Characters>14908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Steward, Rashaad (ArcSight Inc.)</dc:creator>
  <cp:lastModifiedBy>Giri, Vidyashankar (GDC SOC)</cp:lastModifiedBy>
  <cp:revision>3</cp:revision>
  <dcterms:created xsi:type="dcterms:W3CDTF">2018-07-23T01:05:00Z</dcterms:created>
  <dcterms:modified xsi:type="dcterms:W3CDTF">2018-08-01T01:36:00Z</dcterms:modified>
</cp:coreProperties>
</file>